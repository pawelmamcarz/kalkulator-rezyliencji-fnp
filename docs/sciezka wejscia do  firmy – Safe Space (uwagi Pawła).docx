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959E01" w14:textId="77777777" w:rsidR="00F11CF1" w:rsidRPr="001D2FE3" w:rsidRDefault="00000000">
      <w:pPr>
        <w:pStyle w:val="Nagwek1"/>
        <w:rPr>
          <w:lang w:val="pl-PL"/>
        </w:rPr>
      </w:pPr>
      <w:r w:rsidRPr="001D2FE3">
        <w:rPr>
          <w:lang w:val="pl-PL"/>
        </w:rPr>
        <w:t xml:space="preserve">Ścieżka wejścia do firmy – </w:t>
      </w:r>
      <w:proofErr w:type="spellStart"/>
      <w:r w:rsidRPr="001D2FE3">
        <w:rPr>
          <w:lang w:val="pl-PL"/>
        </w:rPr>
        <w:t>Safe</w:t>
      </w:r>
      <w:proofErr w:type="spellEnd"/>
      <w:r w:rsidRPr="001D2FE3">
        <w:rPr>
          <w:lang w:val="pl-PL"/>
        </w:rPr>
        <w:t xml:space="preserve"> Space</w:t>
      </w:r>
    </w:p>
    <w:p w14:paraId="7DDB720A" w14:textId="77777777" w:rsidR="00F11CF1" w:rsidRPr="001D2FE3" w:rsidRDefault="00000000">
      <w:pPr>
        <w:rPr>
          <w:lang w:val="pl-PL"/>
        </w:rPr>
      </w:pPr>
      <w:proofErr w:type="spellStart"/>
      <w:r w:rsidRPr="001D2FE3">
        <w:rPr>
          <w:lang w:val="pl-PL"/>
        </w:rPr>
        <w:t>Oct</w:t>
      </w:r>
      <w:proofErr w:type="spellEnd"/>
      <w:r w:rsidRPr="001D2FE3">
        <w:rPr>
          <w:lang w:val="pl-PL"/>
        </w:rPr>
        <w:t xml:space="preserve"> 3, 2026 · @Marta</w:t>
      </w:r>
    </w:p>
    <w:p w14:paraId="66B2D620" w14:textId="77777777" w:rsidR="00F11CF1" w:rsidRPr="001D2FE3" w:rsidRDefault="00000000">
      <w:pPr>
        <w:pStyle w:val="Nagwek2"/>
        <w:rPr>
          <w:lang w:val="pl-PL"/>
        </w:rPr>
      </w:pPr>
      <w:r w:rsidRPr="001D2FE3">
        <w:rPr>
          <w:lang w:val="pl-PL"/>
        </w:rPr>
        <w:t>Cel i miejsce ścieżki w ofercie</w:t>
      </w:r>
    </w:p>
    <w:p w14:paraId="75CD8A6C" w14:textId="77777777" w:rsidR="00F11CF1" w:rsidRPr="001D2FE3" w:rsidRDefault="00000000">
      <w:pPr>
        <w:rPr>
          <w:lang w:val="pl-PL"/>
        </w:rPr>
      </w:pPr>
      <w:r w:rsidRPr="001D2FE3">
        <w:rPr>
          <w:lang w:val="pl-PL"/>
        </w:rPr>
        <w:t xml:space="preserve">Ścieżka „Sprawdź, jak to jest u was” to praktyczny produkt fundacji: od pierwszego kontaktu z firmą do ponownego pomiaru po ok. 12 miesiącach. </w:t>
      </w:r>
    </w:p>
    <w:p w14:paraId="69445AA7" w14:textId="77777777" w:rsidR="00F11CF1" w:rsidRPr="008F100A" w:rsidRDefault="00827E68">
      <w:pPr>
        <w:rPr>
          <w:lang w:val="pl-PL"/>
        </w:rPr>
      </w:pPr>
      <w:r w:rsidRPr="008F100A">
        <w:rPr>
          <w:lang w:val="pl-PL"/>
        </w:rPr>
        <w:t xml:space="preserve">Fundacja działa </w:t>
      </w:r>
      <w:proofErr w:type="gramStart"/>
      <w:r w:rsidRPr="008F100A">
        <w:rPr>
          <w:lang w:val="pl-PL"/>
        </w:rPr>
        <w:t>na  dwóch</w:t>
      </w:r>
      <w:proofErr w:type="gramEnd"/>
      <w:r w:rsidRPr="008F100A">
        <w:rPr>
          <w:lang w:val="pl-PL"/>
        </w:rPr>
        <w:t xml:space="preserve">  ścieżkach: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F11CF1" w14:paraId="10ABBF30" w14:textId="77777777">
        <w:trPr>
          <w:tblHeader/>
        </w:trPr>
        <w:tc>
          <w:tcPr>
            <w:tcW w:w="2340" w:type="dxa"/>
            <w:shd w:val="clear" w:color="auto" w:fill="F2F2F2"/>
          </w:tcPr>
          <w:p w14:paraId="7E569773" w14:textId="77777777" w:rsidR="00F11CF1" w:rsidRDefault="00000000">
            <w:proofErr w:type="spellStart"/>
            <w:r>
              <w:t>Ścieżka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AFD0E5D" w14:textId="77777777" w:rsidR="00F11CF1" w:rsidRDefault="00000000">
            <w:r>
              <w:t xml:space="preserve">Co </w:t>
            </w:r>
            <w:proofErr w:type="spellStart"/>
            <w:r>
              <w:t>kupuje</w:t>
            </w:r>
            <w:proofErr w:type="spellEnd"/>
            <w:r>
              <w:t xml:space="preserve"> </w:t>
            </w:r>
            <w:proofErr w:type="spellStart"/>
            <w:r>
              <w:t>firma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91CDBBB" w14:textId="77777777" w:rsidR="00F11CF1" w:rsidRDefault="00000000">
            <w:proofErr w:type="spellStart"/>
            <w:r>
              <w:t>Budżet</w:t>
            </w:r>
            <w:proofErr w:type="spellEnd"/>
            <w:r>
              <w:t xml:space="preserve"> po </w:t>
            </w:r>
            <w:proofErr w:type="spellStart"/>
            <w:r>
              <w:t>stronie</w:t>
            </w:r>
            <w:proofErr w:type="spellEnd"/>
            <w:r>
              <w:t xml:space="preserve"> </w:t>
            </w:r>
            <w:proofErr w:type="spellStart"/>
            <w:r>
              <w:t>firmy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3265586" w14:textId="77777777" w:rsidR="00F11CF1" w:rsidRDefault="00000000">
            <w:proofErr w:type="spellStart"/>
            <w:r>
              <w:t>Czego</w:t>
            </w:r>
            <w:proofErr w:type="spellEnd"/>
            <w:r>
              <w:t xml:space="preserve"> </w:t>
            </w:r>
            <w:proofErr w:type="spellStart"/>
            <w:r>
              <w:t>firma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dostaje</w:t>
            </w:r>
            <w:proofErr w:type="spellEnd"/>
          </w:p>
        </w:tc>
      </w:tr>
      <w:tr w:rsidR="00F11CF1" w:rsidRPr="001D2FE3" w14:paraId="2321C588" w14:textId="77777777">
        <w:tc>
          <w:tcPr>
            <w:tcW w:w="2340" w:type="dxa"/>
          </w:tcPr>
          <w:p w14:paraId="27D24F2F" w14:textId="77777777" w:rsidR="00F11CF1" w:rsidRDefault="00000000">
            <w:r>
              <w:rPr>
                <w:b/>
              </w:rPr>
              <w:t xml:space="preserve">Sponsor </w:t>
            </w:r>
            <w:proofErr w:type="spellStart"/>
            <w:r>
              <w:rPr>
                <w:b/>
              </w:rPr>
              <w:t>kampanii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społecznej</w:t>
            </w:r>
            <w:proofErr w:type="spellEnd"/>
          </w:p>
        </w:tc>
        <w:tc>
          <w:tcPr>
            <w:tcW w:w="2340" w:type="dxa"/>
          </w:tcPr>
          <w:p w14:paraId="4A348122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Widoczność i udział w misji</w:t>
            </w:r>
          </w:p>
        </w:tc>
        <w:tc>
          <w:tcPr>
            <w:tcW w:w="2340" w:type="dxa"/>
          </w:tcPr>
          <w:p w14:paraId="5B4AE4FE" w14:textId="77777777" w:rsidR="00F11CF1" w:rsidRDefault="00000000">
            <w:r>
              <w:t>Marketing, PR, CSR / ESG</w:t>
            </w:r>
          </w:p>
        </w:tc>
        <w:tc>
          <w:tcPr>
            <w:tcW w:w="2340" w:type="dxa"/>
          </w:tcPr>
          <w:p w14:paraId="633FD6D6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Diagnozy ani żadnego znaku „bezpiecznej firmy”</w:t>
            </w:r>
          </w:p>
        </w:tc>
      </w:tr>
      <w:tr w:rsidR="00F11CF1" w:rsidRPr="001D2FE3" w14:paraId="3154DC0D" w14:textId="77777777">
        <w:tc>
          <w:tcPr>
            <w:tcW w:w="2340" w:type="dxa"/>
          </w:tcPr>
          <w:p w14:paraId="61A3BA8F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b/>
                <w:lang w:val="pl-PL"/>
              </w:rPr>
              <w:t>„Sprawdź, jak to jest u was”</w:t>
            </w:r>
          </w:p>
        </w:tc>
        <w:tc>
          <w:tcPr>
            <w:tcW w:w="2340" w:type="dxa"/>
          </w:tcPr>
          <w:p w14:paraId="6138FD14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Diagnozę, działania i ponowny pomiar</w:t>
            </w:r>
          </w:p>
        </w:tc>
        <w:tc>
          <w:tcPr>
            <w:tcW w:w="2340" w:type="dxa"/>
          </w:tcPr>
          <w:p w14:paraId="6251CF24" w14:textId="77777777" w:rsidR="00F11CF1" w:rsidRDefault="00000000">
            <w:proofErr w:type="spellStart"/>
            <w:r>
              <w:t>Zarząd</w:t>
            </w:r>
            <w:proofErr w:type="spellEnd"/>
            <w:r>
              <w:t xml:space="preserve">, HR, </w:t>
            </w:r>
            <w:proofErr w:type="spellStart"/>
            <w:r>
              <w:t>ryzyko</w:t>
            </w:r>
            <w:proofErr w:type="spellEnd"/>
            <w:r>
              <w:t>, compliance</w:t>
            </w:r>
          </w:p>
        </w:tc>
        <w:tc>
          <w:tcPr>
            <w:tcW w:w="2340" w:type="dxa"/>
          </w:tcPr>
          <w:p w14:paraId="778480FA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Widoczności w pakiecie (może dokupić ścieżkę sponsorską)</w:t>
            </w:r>
          </w:p>
        </w:tc>
      </w:tr>
    </w:tbl>
    <w:p w14:paraId="1F8AA17C" w14:textId="77777777" w:rsidR="00F11CF1" w:rsidRDefault="00000000">
      <w:proofErr w:type="spellStart"/>
      <w:r>
        <w:rPr>
          <w:b/>
        </w:rPr>
        <w:t>Skąd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przychodzą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firmy</w:t>
      </w:r>
      <w:proofErr w:type="spellEnd"/>
      <w:r>
        <w:rPr>
          <w:b/>
        </w:rPr>
        <w:t>:</w:t>
      </w:r>
    </w:p>
    <w:p w14:paraId="2461E5D2" w14:textId="77777777" w:rsidR="00F11CF1" w:rsidRPr="001D2FE3" w:rsidRDefault="00000000">
      <w:pPr>
        <w:pStyle w:val="Akapitzlist"/>
        <w:numPr>
          <w:ilvl w:val="0"/>
          <w:numId w:val="2"/>
        </w:numPr>
        <w:rPr>
          <w:lang w:val="pl-PL"/>
        </w:rPr>
      </w:pPr>
      <w:r w:rsidRPr="001D2FE3">
        <w:rPr>
          <w:lang w:val="pl-PL"/>
        </w:rPr>
        <w:t>listy adresowe i kontakty z konferencji (partnerzy, goście, prelegenci);</w:t>
      </w:r>
    </w:p>
    <w:p w14:paraId="5ABA5F9C" w14:textId="77777777" w:rsidR="00F11CF1" w:rsidRPr="001D2FE3" w:rsidRDefault="00000000">
      <w:pPr>
        <w:pStyle w:val="Akapitzlist"/>
        <w:numPr>
          <w:ilvl w:val="0"/>
          <w:numId w:val="2"/>
        </w:numPr>
        <w:rPr>
          <w:lang w:val="pl-PL"/>
        </w:rPr>
      </w:pPr>
      <w:r w:rsidRPr="001D2FE3">
        <w:rPr>
          <w:lang w:val="pl-PL"/>
        </w:rPr>
        <w:t>zapytania od uczestników transmisji online;</w:t>
      </w:r>
    </w:p>
    <w:p w14:paraId="3AF2D7F6" w14:textId="77777777" w:rsidR="00F11CF1" w:rsidRPr="001D2FE3" w:rsidRDefault="00000000">
      <w:pPr>
        <w:pStyle w:val="Akapitzlist"/>
        <w:numPr>
          <w:ilvl w:val="0"/>
          <w:numId w:val="2"/>
        </w:numPr>
        <w:rPr>
          <w:lang w:val="pl-PL"/>
        </w:rPr>
      </w:pPr>
      <w:r w:rsidRPr="001D2FE3">
        <w:rPr>
          <w:lang w:val="pl-PL"/>
        </w:rPr>
        <w:t>sponsorzy kampanii, którzy chcą przejść od wizerunku do działania;</w:t>
      </w:r>
    </w:p>
    <w:p w14:paraId="1153CE9D" w14:textId="77777777" w:rsidR="00F11CF1" w:rsidRPr="001D2FE3" w:rsidRDefault="00000000">
      <w:pPr>
        <w:pStyle w:val="Akapitzlist"/>
        <w:numPr>
          <w:ilvl w:val="0"/>
          <w:numId w:val="2"/>
        </w:numPr>
        <w:rPr>
          <w:lang w:val="pl-PL"/>
        </w:rPr>
      </w:pPr>
      <w:r w:rsidRPr="001D2FE3">
        <w:rPr>
          <w:lang w:val="pl-PL"/>
        </w:rPr>
        <w:t>odbiorcy raportów „Ile kosztuje milczenie?” i „Wychowani do milczenia” oraz publikacji w mediach.</w:t>
      </w:r>
    </w:p>
    <w:p w14:paraId="572A1322" w14:textId="77777777" w:rsidR="00F11CF1" w:rsidRPr="001D2FE3" w:rsidRDefault="00000000">
      <w:pPr>
        <w:rPr>
          <w:lang w:val="pl-PL"/>
        </w:rPr>
      </w:pPr>
      <w:r w:rsidRPr="001D2FE3">
        <w:rPr>
          <w:lang w:val="pl-PL"/>
        </w:rPr>
        <w:t>Konferencja nie jest sprzedawana (jedynie dobrowolna cegiełka). Jej rolą jest zbudowanie wiarygodności i kontaktów, z których rodzą się zapytania wchodzące w krok 0.</w:t>
      </w:r>
    </w:p>
    <w:p w14:paraId="346D7E0D" w14:textId="77777777" w:rsidR="001D2FE3" w:rsidRPr="001D2FE3" w:rsidRDefault="001D2FE3" w:rsidP="001D2FE3">
      <w:pPr>
        <w:pStyle w:val="Nagwek2"/>
        <w:rPr>
          <w:color w:val="000000"/>
          <w:sz w:val="28"/>
          <w:szCs w:val="28"/>
          <w:lang w:val="pl-PL"/>
        </w:rPr>
      </w:pPr>
      <w:r w:rsidRPr="001D2FE3">
        <w:rPr>
          <w:color w:val="000000"/>
          <w:sz w:val="28"/>
          <w:szCs w:val="28"/>
          <w:lang w:val="pl-PL"/>
        </w:rPr>
        <w:t>Ustalenia Pawła z 5 października 2026</w:t>
      </w:r>
    </w:p>
    <w:p w14:paraId="6789867F" w14:textId="77777777" w:rsidR="001D2FE3" w:rsidRDefault="001D2FE3" w:rsidP="001D2FE3">
      <w:pPr>
        <w:pStyle w:val="Normalny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Dwa profile edukacji.</w:t>
      </w:r>
      <w:r>
        <w:rPr>
          <w:rFonts w:ascii="Calibri" w:hAnsi="Calibri" w:cs="Calibri"/>
          <w:color w:val="000000"/>
          <w:sz w:val="22"/>
          <w:szCs w:val="22"/>
        </w:rPr>
        <w:t xml:space="preserve"> Profil biznesowy dla zarządu ma dotyczyć odpowiedzialności za warunki zgłaszania problemów, reakcji na sygnały i decyzji o profilaktyce. Profil współpracy dla pracowników ma dotyczyć rozmowy o trudnościach, korzystania z procedur i współpracy w codziennej pracy. Zakres, prowadzący i terminy: [DO UZUPEŁNIENIA].</w:t>
      </w:r>
    </w:p>
    <w:p w14:paraId="21F9A4CF" w14:textId="77777777" w:rsidR="001D2FE3" w:rsidRDefault="001D2FE3" w:rsidP="001D2FE3">
      <w:pPr>
        <w:pStyle w:val="Normalny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Trzy filtry systemowe.</w:t>
      </w:r>
      <w:r>
        <w:rPr>
          <w:rFonts w:ascii="Calibri" w:hAnsi="Calibri" w:cs="Calibri"/>
          <w:color w:val="000000"/>
          <w:sz w:val="22"/>
          <w:szCs w:val="22"/>
        </w:rPr>
        <w:t xml:space="preserve"> Proponuję osobno sprawdzać: zrozumiałość regulaminu („rozumiem, co mam zrobić”), zaufanie do jego działania („wierzę, że zgłoszenie zostanie potraktowane poważnie”) oraz gotowość do własnego zastosowania („korzystam, bo to działa i nie obawiam się konsekwencji”). To roboczy schemat diagnozy, do opracowania z psychometrą.</w:t>
      </w:r>
    </w:p>
    <w:p w14:paraId="0134578B" w14:textId="77777777" w:rsidR="001D2FE3" w:rsidRDefault="001D2FE3" w:rsidP="001D2FE3">
      <w:pPr>
        <w:pStyle w:val="Normalny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Komunikacja na LinkedIn.</w:t>
      </w:r>
      <w:r>
        <w:rPr>
          <w:rFonts w:ascii="Calibri" w:hAnsi="Calibri" w:cs="Calibri"/>
          <w:color w:val="000000"/>
          <w:sz w:val="22"/>
          <w:szCs w:val="22"/>
        </w:rPr>
        <w:t xml:space="preserve"> Temat do przygotowania: związek rzeczywistej profilaktyki u pracodawców z bezpieczeństwem psychologicznym i korzystaniem z procedur. Zmiana prawna wskazana roboczo jako </w:t>
      </w:r>
      <w:r>
        <w:rPr>
          <w:rFonts w:ascii="Calibri" w:hAnsi="Calibri" w:cs="Calibri"/>
          <w:color w:val="000000"/>
          <w:sz w:val="22"/>
          <w:szCs w:val="22"/>
        </w:rPr>
        <w:lastRenderedPageBreak/>
        <w:t>„5.11”: [AKT, ROK, PRZEPIS I LINK DO UZUPEŁNIENIA]. Do ustalenia także, czy chodzi o datę projektu, uchwalenia czy wejścia w życie. Wątek prawny pozostaje do weryfikacji przed publikacją.</w:t>
      </w:r>
    </w:p>
    <w:p w14:paraId="500F27C4" w14:textId="77777777" w:rsidR="001D2FE3" w:rsidRDefault="001D2FE3" w:rsidP="001D2FE3">
      <w:pPr>
        <w:pStyle w:val="Normalny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Dostępność języka regulaminów.</w:t>
      </w:r>
      <w:r>
        <w:rPr>
          <w:rFonts w:ascii="Calibri" w:hAnsi="Calibri" w:cs="Calibri"/>
          <w:color w:val="000000"/>
          <w:sz w:val="22"/>
          <w:szCs w:val="22"/>
        </w:rPr>
        <w:t xml:space="preserve"> W sprawdzaniu zrozumiałości uwzględniamy różne potrzeby odbiorców, w tym osób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neuroróżnorodnych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Badanie wskazane przez Pawła: [AUTOR, TYTUŁ, ROK I LINK DO UZUPEŁNIENIA]. Do czasu odczytania badania nie przypisujemy mu konkretnego wyniku ani nie uogólniamy trudności na wszystkie osoby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neuroróżnorodne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042CDEBD" w14:textId="77777777" w:rsidR="00F11CF1" w:rsidRPr="001D2FE3" w:rsidRDefault="00000000">
      <w:pPr>
        <w:pStyle w:val="Nagwek2"/>
        <w:rPr>
          <w:lang w:val="pl-PL"/>
        </w:rPr>
      </w:pPr>
      <w:r w:rsidRPr="001D2FE3">
        <w:rPr>
          <w:lang w:val="pl-PL"/>
        </w:rPr>
        <w:t>Mapa ścieżki</w:t>
      </w:r>
      <w:r w:rsidR="00827E68" w:rsidRPr="001D2FE3">
        <w:rPr>
          <w:lang w:val="pl-PL"/>
        </w:rPr>
        <w:t xml:space="preserve">- na razie jako 2 etapy </w:t>
      </w:r>
      <w:proofErr w:type="gramStart"/>
      <w:r w:rsidR="00827E68" w:rsidRPr="001D2FE3">
        <w:rPr>
          <w:lang w:val="pl-PL"/>
        </w:rPr>
        <w:t>( bo</w:t>
      </w:r>
      <w:proofErr w:type="gramEnd"/>
      <w:r w:rsidR="00827E68" w:rsidRPr="001D2FE3">
        <w:rPr>
          <w:lang w:val="pl-PL"/>
        </w:rPr>
        <w:t xml:space="preserve"> próg wejścia) ale możemy jako 1 umowa </w:t>
      </w:r>
      <w:proofErr w:type="spellStart"/>
      <w:r w:rsidR="00827E68" w:rsidRPr="001D2FE3">
        <w:rPr>
          <w:lang w:val="pl-PL"/>
        </w:rPr>
        <w:t>total</w:t>
      </w:r>
      <w:proofErr w:type="spellEnd"/>
      <w:r w:rsidR="00827E68" w:rsidRPr="001D2FE3">
        <w:rPr>
          <w:lang w:val="pl-PL"/>
        </w:rPr>
        <w:t xml:space="preserve"> </w:t>
      </w:r>
    </w:p>
    <w:p w14:paraId="4869B4E7" w14:textId="77777777" w:rsidR="00F11CF1" w:rsidRDefault="00000000">
      <w:r>
        <w:rPr>
          <w:noProof/>
        </w:rPr>
        <w:drawing>
          <wp:inline distT="0" distB="0" distL="0" distR="0" wp14:anchorId="41F4E67C" wp14:editId="6B3B07AC">
            <wp:extent cx="5486400" cy="3257550"/>
            <wp:effectExtent l="0" t="0" r="0" b="0"/>
            <wp:docPr id="1" name="image1" descr="ścieżka wejścia · 11 kroków, 2 decyzje klien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ścieżka wejścia · 11 kroków, 2 decyzje klient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DD42" w14:textId="77777777" w:rsidR="00F11CF1" w:rsidRPr="001D2FE3" w:rsidRDefault="00000000">
      <w:pPr>
        <w:rPr>
          <w:lang w:val="pl-PL"/>
        </w:rPr>
      </w:pPr>
      <w:r w:rsidRPr="001D2FE3">
        <w:rPr>
          <w:lang w:val="pl-PL"/>
        </w:rPr>
        <w:t>ścieżka wejścia · 11 kroków, 2 decyzje klienta</w:t>
      </w:r>
    </w:p>
    <w:p w14:paraId="382DF090" w14:textId="77777777" w:rsidR="00F11CF1" w:rsidRPr="001D2FE3" w:rsidRDefault="00000000">
      <w:pPr>
        <w:rPr>
          <w:lang w:val="pl-PL"/>
        </w:rPr>
      </w:pPr>
      <w:r w:rsidRPr="001D2FE3">
        <w:rPr>
          <w:lang w:val="pl-PL"/>
        </w:rPr>
        <w:t>Pierwsza decyzja klienta dotyczy samej diagnozy; druga, podjęta po wynikach, obejmuje działania, monitoring i ponowny pomiar.</w:t>
      </w:r>
    </w:p>
    <w:p w14:paraId="55729802" w14:textId="77777777" w:rsidR="00F11CF1" w:rsidRPr="001D2FE3" w:rsidRDefault="00000000">
      <w:pPr>
        <w:pStyle w:val="Nagwek2"/>
        <w:rPr>
          <w:lang w:val="pl-PL"/>
        </w:rPr>
      </w:pPr>
      <w:r w:rsidRPr="001D2FE3">
        <w:rPr>
          <w:lang w:val="pl-PL"/>
        </w:rPr>
        <w:t>Opis kroków</w:t>
      </w:r>
    </w:p>
    <w:p w14:paraId="283E5A72" w14:textId="77777777" w:rsidR="00F11CF1" w:rsidRPr="001D2FE3" w:rsidRDefault="00000000">
      <w:pPr>
        <w:rPr>
          <w:lang w:val="pl-PL"/>
        </w:rPr>
      </w:pPr>
      <w:r w:rsidRPr="001D2FE3">
        <w:rPr>
          <w:lang w:val="pl-PL"/>
        </w:rPr>
        <w:t>Czasy trwania są propozycją do weryfikacji. Kroki 3–5 (ankieta, Kalkulator, diagnoza) opisane są tu tylko organizacyjnie; ich treść to osobny etap prac.</w:t>
      </w:r>
    </w:p>
    <w:p w14:paraId="7B209975" w14:textId="77777777" w:rsidR="00F11CF1" w:rsidRPr="001D2FE3" w:rsidRDefault="00000000">
      <w:pPr>
        <w:pStyle w:val="Nagwek3"/>
        <w:rPr>
          <w:lang w:val="pl-PL"/>
        </w:rPr>
      </w:pPr>
      <w:r w:rsidRPr="001D2FE3">
        <w:rPr>
          <w:lang w:val="pl-PL"/>
        </w:rPr>
        <w:t>Krok 0. Kwalifikacja zapytania</w:t>
      </w:r>
    </w:p>
    <w:p w14:paraId="2CAC19BD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Cel:</w:t>
      </w:r>
      <w:r w:rsidRPr="001D2FE3">
        <w:rPr>
          <w:lang w:val="pl-PL"/>
        </w:rPr>
        <w:t xml:space="preserve"> czas zarządu fundacji idzie tylko do firm, które mogą i powinny kupić.</w:t>
      </w:r>
    </w:p>
    <w:p w14:paraId="61642147" w14:textId="77777777" w:rsidR="00F11CF1" w:rsidRPr="001D2FE3" w:rsidRDefault="00000000">
      <w:pPr>
        <w:pStyle w:val="Akapitzlist"/>
        <w:numPr>
          <w:ilvl w:val="0"/>
          <w:numId w:val="3"/>
        </w:numPr>
        <w:rPr>
          <w:lang w:val="pl-PL"/>
        </w:rPr>
      </w:pPr>
      <w:r w:rsidRPr="001D2FE3">
        <w:rPr>
          <w:lang w:val="pl-PL"/>
        </w:rPr>
        <w:t>Krótka rozmowa (20–30 min) lub formularz.</w:t>
      </w:r>
    </w:p>
    <w:p w14:paraId="595D94C8" w14:textId="77777777" w:rsidR="00F11CF1" w:rsidRPr="001D2FE3" w:rsidRDefault="00000000">
      <w:pPr>
        <w:pStyle w:val="Akapitzlist"/>
        <w:numPr>
          <w:ilvl w:val="0"/>
          <w:numId w:val="3"/>
        </w:numPr>
        <w:rPr>
          <w:lang w:val="pl-PL"/>
        </w:rPr>
      </w:pPr>
      <w:r w:rsidRPr="001D2FE3">
        <w:rPr>
          <w:lang w:val="pl-PL"/>
        </w:rPr>
        <w:t>Dane: wielkość, liczba zespołów i lokalizacji, branża.</w:t>
      </w:r>
    </w:p>
    <w:p w14:paraId="76219D63" w14:textId="77777777" w:rsidR="00F11CF1" w:rsidRPr="001D2FE3" w:rsidRDefault="00000000">
      <w:pPr>
        <w:pStyle w:val="Akapitzlist"/>
        <w:numPr>
          <w:ilvl w:val="0"/>
          <w:numId w:val="3"/>
        </w:numPr>
        <w:rPr>
          <w:lang w:val="pl-PL"/>
        </w:rPr>
      </w:pPr>
      <w:r w:rsidRPr="001D2FE3">
        <w:rPr>
          <w:lang w:val="pl-PL"/>
        </w:rPr>
        <w:t>Kto zgłasza i kto w zarządzie byłby właścicielem projektu.</w:t>
      </w:r>
    </w:p>
    <w:p w14:paraId="029FCBEA" w14:textId="77777777" w:rsidR="00F11CF1" w:rsidRPr="001D2FE3" w:rsidRDefault="00000000">
      <w:pPr>
        <w:pStyle w:val="Akapitzlist"/>
        <w:numPr>
          <w:ilvl w:val="0"/>
          <w:numId w:val="3"/>
        </w:numPr>
        <w:rPr>
          <w:lang w:val="pl-PL"/>
        </w:rPr>
      </w:pPr>
      <w:r w:rsidRPr="001D2FE3">
        <w:rPr>
          <w:lang w:val="pl-PL"/>
        </w:rPr>
        <w:t>Powód „dlaczego teraz”: rotacja, zmiana, regulacje, incydent, ESG.</w:t>
      </w:r>
    </w:p>
    <w:p w14:paraId="475E8788" w14:textId="77777777" w:rsidR="00F11CF1" w:rsidRPr="001D2FE3" w:rsidRDefault="00000000">
      <w:pPr>
        <w:pStyle w:val="Akapitzlist"/>
        <w:numPr>
          <w:ilvl w:val="0"/>
          <w:numId w:val="3"/>
        </w:numPr>
        <w:rPr>
          <w:lang w:val="pl-PL"/>
        </w:rPr>
      </w:pPr>
      <w:r w:rsidRPr="001D2FE3">
        <w:rPr>
          <w:lang w:val="pl-PL"/>
        </w:rPr>
        <w:t>Jakie dane HR firma ma (wstępnie).</w:t>
      </w:r>
    </w:p>
    <w:p w14:paraId="108236BE" w14:textId="77777777" w:rsidR="00F11CF1" w:rsidRPr="001D2FE3" w:rsidRDefault="00000000">
      <w:pPr>
        <w:pStyle w:val="Akapitzlist"/>
        <w:numPr>
          <w:ilvl w:val="0"/>
          <w:numId w:val="3"/>
        </w:numPr>
        <w:rPr>
          <w:lang w:val="pl-PL"/>
        </w:rPr>
      </w:pPr>
      <w:r w:rsidRPr="001D2FE3">
        <w:rPr>
          <w:lang w:val="pl-PL"/>
        </w:rPr>
        <w:lastRenderedPageBreak/>
        <w:t>Filtr etyczny: program nie może przykrywać bieżącego kryzysu.</w:t>
      </w:r>
    </w:p>
    <w:p w14:paraId="6E7AC254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Rezultat:</w:t>
      </w:r>
      <w:r w:rsidRPr="001D2FE3">
        <w:rPr>
          <w:lang w:val="pl-PL"/>
        </w:rPr>
        <w:t xml:space="preserve"> umawiamy zarząd albo kierujemy do ścieżki sponsorskiej lub materiałów.</w:t>
      </w:r>
    </w:p>
    <w:p w14:paraId="767E1044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Plus:</w:t>
      </w:r>
      <w:r w:rsidRPr="001D2FE3">
        <w:rPr>
          <w:lang w:val="pl-PL"/>
        </w:rPr>
        <w:t xml:space="preserve"> chroni czas zespołu. </w:t>
      </w:r>
      <w:r w:rsidRPr="001D2FE3">
        <w:rPr>
          <w:b/>
          <w:lang w:val="pl-PL"/>
        </w:rPr>
        <w:t>Minus:</w:t>
      </w:r>
      <w:r w:rsidRPr="001D2FE3">
        <w:rPr>
          <w:lang w:val="pl-PL"/>
        </w:rPr>
        <w:t xml:space="preserve"> zbyt sztywny filtr może odstraszyć firmy, które dopiero dojrzewają do tematu.</w:t>
      </w:r>
    </w:p>
    <w:p w14:paraId="5D42F55D" w14:textId="77777777" w:rsidR="00F11CF1" w:rsidRPr="001D2FE3" w:rsidRDefault="00000000">
      <w:pPr>
        <w:pStyle w:val="Nagwek3"/>
        <w:rPr>
          <w:lang w:val="pl-PL"/>
        </w:rPr>
      </w:pPr>
      <w:r w:rsidRPr="001D2FE3">
        <w:rPr>
          <w:lang w:val="pl-PL"/>
        </w:rPr>
        <w:t>Krok 1. Spotkanie z zarządem (ok. 90 min)</w:t>
      </w:r>
    </w:p>
    <w:p w14:paraId="6CCBE9F1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Cel:</w:t>
      </w:r>
      <w:r w:rsidRPr="001D2FE3">
        <w:rPr>
          <w:lang w:val="pl-PL"/>
        </w:rPr>
        <w:t xml:space="preserve"> zarząd rozumie BP i BS i chce sprawdzić, jak jest u nich.</w:t>
      </w:r>
    </w:p>
    <w:p w14:paraId="65DAB7BD" w14:textId="77777777" w:rsidR="00F11CF1" w:rsidRPr="001D2FE3" w:rsidRDefault="00000000">
      <w:pPr>
        <w:pStyle w:val="Akapitzlist"/>
        <w:numPr>
          <w:ilvl w:val="0"/>
          <w:numId w:val="4"/>
        </w:numPr>
        <w:rPr>
          <w:lang w:val="pl-PL"/>
        </w:rPr>
      </w:pPr>
      <w:r w:rsidRPr="001D2FE3">
        <w:rPr>
          <w:lang w:val="pl-PL"/>
        </w:rPr>
        <w:t>System wczesnego ostrzegania: BP to „ludzie mówią”, BS to „organizacja słyszy i reaguje”.</w:t>
      </w:r>
    </w:p>
    <w:p w14:paraId="12C7AACD" w14:textId="77777777" w:rsidR="00F11CF1" w:rsidRPr="001D2FE3" w:rsidRDefault="00000000">
      <w:pPr>
        <w:pStyle w:val="Akapitzlist"/>
        <w:numPr>
          <w:ilvl w:val="0"/>
          <w:numId w:val="4"/>
        </w:numPr>
        <w:rPr>
          <w:lang w:val="pl-PL"/>
        </w:rPr>
      </w:pPr>
      <w:r w:rsidRPr="001D2FE3">
        <w:rPr>
          <w:lang w:val="pl-PL"/>
        </w:rPr>
        <w:t>Korelacje z raportu Ipsos (BP a zaangażowanie, innowacyjność, wiara w procedury) pokazane jako pytanie: „tak jest w Polsce, a u was?”.</w:t>
      </w:r>
    </w:p>
    <w:p w14:paraId="10F0257C" w14:textId="77777777" w:rsidR="00F11CF1" w:rsidRPr="001D2FE3" w:rsidRDefault="00000000">
      <w:pPr>
        <w:pStyle w:val="Akapitzlist"/>
        <w:numPr>
          <w:ilvl w:val="0"/>
          <w:numId w:val="4"/>
        </w:numPr>
        <w:rPr>
          <w:lang w:val="pl-PL"/>
        </w:rPr>
      </w:pPr>
      <w:r w:rsidRPr="001D2FE3">
        <w:rPr>
          <w:lang w:val="pl-PL"/>
        </w:rPr>
        <w:t>Polska specyfika: folwark, „donosicielstwo”, „nie wychylaj się”.</w:t>
      </w:r>
    </w:p>
    <w:p w14:paraId="67DAC390" w14:textId="77777777" w:rsidR="00F11CF1" w:rsidRPr="001D2FE3" w:rsidRDefault="00000000">
      <w:pPr>
        <w:pStyle w:val="Akapitzlist"/>
        <w:numPr>
          <w:ilvl w:val="0"/>
          <w:numId w:val="4"/>
        </w:numPr>
        <w:rPr>
          <w:lang w:val="pl-PL"/>
        </w:rPr>
      </w:pPr>
      <w:r w:rsidRPr="001D2FE3">
        <w:rPr>
          <w:lang w:val="pl-PL"/>
        </w:rPr>
        <w:t>Powiązanie z ryzykiem i regulacjami: sygnaliści, jawność płac, raportowanie ESG.</w:t>
      </w:r>
    </w:p>
    <w:p w14:paraId="4E8D4A05" w14:textId="77777777" w:rsidR="00F11CF1" w:rsidRPr="001D2FE3" w:rsidRDefault="00000000">
      <w:pPr>
        <w:pStyle w:val="Akapitzlist"/>
        <w:numPr>
          <w:ilvl w:val="0"/>
          <w:numId w:val="4"/>
        </w:numPr>
        <w:rPr>
          <w:lang w:val="pl-PL"/>
        </w:rPr>
      </w:pPr>
      <w:r w:rsidRPr="001D2FE3">
        <w:rPr>
          <w:lang w:val="pl-PL"/>
        </w:rPr>
        <w:t>Krótkie ćwiczenie: czego zarząd nie wie o tym, co ludzie przemilczają.</w:t>
      </w:r>
    </w:p>
    <w:p w14:paraId="1D5D9270" w14:textId="77777777" w:rsidR="00F11CF1" w:rsidRPr="001D2FE3" w:rsidRDefault="00000000">
      <w:pPr>
        <w:pStyle w:val="Akapitzlist"/>
        <w:numPr>
          <w:ilvl w:val="0"/>
          <w:numId w:val="4"/>
        </w:numPr>
        <w:rPr>
          <w:lang w:val="pl-PL"/>
        </w:rPr>
      </w:pPr>
      <w:r w:rsidRPr="001D2FE3">
        <w:rPr>
          <w:lang w:val="pl-PL"/>
        </w:rPr>
        <w:t>Opis ścieżki, wymagania wobec zarządu, uczciwe zastrzeżenia (wynik może być trudny, wskaźniki HR reagują z opóźnieniem).</w:t>
      </w:r>
    </w:p>
    <w:p w14:paraId="29C78664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Firma dostaje:</w:t>
      </w:r>
      <w:r w:rsidRPr="001D2FE3">
        <w:rPr>
          <w:lang w:val="pl-PL"/>
        </w:rPr>
        <w:t xml:space="preserve"> prezentację dla zarządu i jednostronicowy opis ścieżki.</w:t>
      </w:r>
    </w:p>
    <w:p w14:paraId="667B6A8A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Rezultat:</w:t>
      </w:r>
      <w:r w:rsidRPr="001D2FE3">
        <w:rPr>
          <w:lang w:val="pl-PL"/>
        </w:rPr>
        <w:t xml:space="preserve"> propozycja z ceną wysłana w ciągu kilku dni albo decyzja na miejscu.</w:t>
      </w:r>
    </w:p>
    <w:p w14:paraId="27B32386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Plus:</w:t>
      </w:r>
      <w:r w:rsidRPr="001D2FE3">
        <w:rPr>
          <w:lang w:val="pl-PL"/>
        </w:rPr>
        <w:t xml:space="preserve"> rozmowa od razu na poziomie zarządu, nie HR. </w:t>
      </w:r>
      <w:r w:rsidRPr="001D2FE3">
        <w:rPr>
          <w:b/>
          <w:lang w:val="pl-PL"/>
        </w:rPr>
        <w:t>Minus:</w:t>
      </w:r>
      <w:r w:rsidRPr="001D2FE3">
        <w:rPr>
          <w:lang w:val="pl-PL"/>
        </w:rPr>
        <w:t xml:space="preserve"> spotkanie jest kosztem sprzedaży, który trzeba ograniczać kwalifikacją.</w:t>
      </w:r>
    </w:p>
    <w:p w14:paraId="1E669B08" w14:textId="77777777" w:rsidR="00F11CF1" w:rsidRPr="001D2FE3" w:rsidRDefault="00000000">
      <w:pPr>
        <w:pStyle w:val="Nagwek3"/>
        <w:rPr>
          <w:lang w:val="pl-PL"/>
        </w:rPr>
      </w:pPr>
      <w:r w:rsidRPr="001D2FE3">
        <w:rPr>
          <w:lang w:val="pl-PL"/>
        </w:rPr>
        <w:t>Krok 2. Umowa – etap 1 i start projektu</w:t>
      </w:r>
    </w:p>
    <w:p w14:paraId="61564318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Cel:</w:t>
      </w:r>
      <w:r w:rsidRPr="001D2FE3">
        <w:rPr>
          <w:lang w:val="pl-PL"/>
        </w:rPr>
        <w:t xml:space="preserve"> ustalić zasady, zanim pojawią się wyniki.</w:t>
      </w:r>
    </w:p>
    <w:p w14:paraId="4558CA9B" w14:textId="77777777" w:rsidR="00F11CF1" w:rsidRPr="001D2FE3" w:rsidRDefault="00000000">
      <w:pPr>
        <w:pStyle w:val="Akapitzlist"/>
        <w:numPr>
          <w:ilvl w:val="0"/>
          <w:numId w:val="5"/>
        </w:numPr>
        <w:rPr>
          <w:lang w:val="pl-PL"/>
        </w:rPr>
      </w:pPr>
      <w:r w:rsidRPr="001D2FE3">
        <w:rPr>
          <w:lang w:val="pl-PL"/>
        </w:rPr>
        <w:t>Zakres (zespoły objęte badaniem) i harmonogram.</w:t>
      </w:r>
    </w:p>
    <w:p w14:paraId="7A6182CF" w14:textId="77777777" w:rsidR="00F11CF1" w:rsidRPr="001D2FE3" w:rsidRDefault="00000000">
      <w:pPr>
        <w:pStyle w:val="Akapitzlist"/>
        <w:numPr>
          <w:ilvl w:val="0"/>
          <w:numId w:val="5"/>
        </w:numPr>
        <w:rPr>
          <w:lang w:val="pl-PL"/>
        </w:rPr>
      </w:pPr>
      <w:r w:rsidRPr="001D2FE3">
        <w:rPr>
          <w:lang w:val="pl-PL"/>
        </w:rPr>
        <w:t>Właściciel projektu w zarządzie i osoba operacyjna (zwykle HR).</w:t>
      </w:r>
    </w:p>
    <w:p w14:paraId="09E42BA0" w14:textId="77777777" w:rsidR="00F11CF1" w:rsidRPr="001D2FE3" w:rsidRDefault="00000000">
      <w:pPr>
        <w:pStyle w:val="Akapitzlist"/>
        <w:numPr>
          <w:ilvl w:val="0"/>
          <w:numId w:val="5"/>
        </w:numPr>
        <w:rPr>
          <w:lang w:val="pl-PL"/>
        </w:rPr>
      </w:pPr>
      <w:r w:rsidRPr="001D2FE3">
        <w:rPr>
          <w:lang w:val="pl-PL"/>
        </w:rPr>
        <w:t>Zasady użycia wyników: tylko poziom zespołów z progiem anonimowości; w pierwszym cyklu bez wpływu na oceny menedżerów; wyniki wracają do pracowników.</w:t>
      </w:r>
    </w:p>
    <w:p w14:paraId="116A464F" w14:textId="77777777" w:rsidR="00F11CF1" w:rsidRPr="001D2FE3" w:rsidRDefault="00000000">
      <w:pPr>
        <w:pStyle w:val="Akapitzlist"/>
        <w:numPr>
          <w:ilvl w:val="0"/>
          <w:numId w:val="5"/>
        </w:numPr>
        <w:rPr>
          <w:lang w:val="pl-PL"/>
        </w:rPr>
      </w:pPr>
      <w:r w:rsidRPr="001D2FE3">
        <w:rPr>
          <w:lang w:val="pl-PL"/>
        </w:rPr>
        <w:t>Umowa powierzenia danych i minimalny zestaw danych wewnętrznych.</w:t>
      </w:r>
    </w:p>
    <w:p w14:paraId="35180C7B" w14:textId="77777777" w:rsidR="00F11CF1" w:rsidRDefault="00000000">
      <w:pPr>
        <w:pStyle w:val="Akapitzlist"/>
        <w:numPr>
          <w:ilvl w:val="0"/>
          <w:numId w:val="5"/>
        </w:numPr>
      </w:pPr>
      <w:proofErr w:type="spellStart"/>
      <w:r>
        <w:t>Udział</w:t>
      </w:r>
      <w:proofErr w:type="spellEnd"/>
      <w:r>
        <w:t xml:space="preserve"> </w:t>
      </w:r>
      <w:proofErr w:type="spellStart"/>
      <w:r>
        <w:t>zarządu</w:t>
      </w:r>
      <w:proofErr w:type="spellEnd"/>
      <w:r>
        <w:t xml:space="preserve"> w </w:t>
      </w:r>
      <w:proofErr w:type="spellStart"/>
      <w:r>
        <w:t>programie</w:t>
      </w:r>
      <w:proofErr w:type="spellEnd"/>
      <w:r>
        <w:t>.</w:t>
      </w:r>
    </w:p>
    <w:p w14:paraId="76A3A4F8" w14:textId="77777777" w:rsidR="00F11CF1" w:rsidRPr="001D2FE3" w:rsidRDefault="00000000">
      <w:pPr>
        <w:pStyle w:val="Akapitzlist"/>
        <w:numPr>
          <w:ilvl w:val="0"/>
          <w:numId w:val="5"/>
        </w:numPr>
        <w:rPr>
          <w:lang w:val="pl-PL"/>
        </w:rPr>
      </w:pPr>
      <w:r w:rsidRPr="001D2FE3">
        <w:rPr>
          <w:lang w:val="pl-PL"/>
        </w:rPr>
        <w:t>Komunikacja do organizacji; informacja dla związków lub rady pracowników, jeśli istnieją.</w:t>
      </w:r>
    </w:p>
    <w:p w14:paraId="7EFCB992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Firma dostaje:</w:t>
      </w:r>
      <w:r w:rsidRPr="001D2FE3">
        <w:rPr>
          <w:lang w:val="pl-PL"/>
        </w:rPr>
        <w:t xml:space="preserve"> umowę, kartę projektu (1–2 strony), szablon komunikatu do pracowników.</w:t>
      </w:r>
    </w:p>
    <w:p w14:paraId="4068236E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Rezultat:</w:t>
      </w:r>
      <w:r w:rsidRPr="001D2FE3">
        <w:rPr>
          <w:lang w:val="pl-PL"/>
        </w:rPr>
        <w:t xml:space="preserve"> podpisany etap 1 (diagnoza), wyznaczone osoby, termin badania.</w:t>
      </w:r>
    </w:p>
    <w:p w14:paraId="76240382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Plus:</w:t>
      </w:r>
      <w:r w:rsidRPr="001D2FE3">
        <w:rPr>
          <w:lang w:val="pl-PL"/>
        </w:rPr>
        <w:t xml:space="preserve"> niższy próg wejścia niż umowa roczna. </w:t>
      </w:r>
      <w:r w:rsidRPr="001D2FE3">
        <w:rPr>
          <w:b/>
          <w:lang w:val="pl-PL"/>
        </w:rPr>
        <w:t>Minus:</w:t>
      </w:r>
      <w:r w:rsidRPr="001D2FE3">
        <w:rPr>
          <w:lang w:val="pl-PL"/>
        </w:rPr>
        <w:t xml:space="preserve"> klient może zatrzymać się po diagnozie.</w:t>
      </w:r>
    </w:p>
    <w:p w14:paraId="5EA7762E" w14:textId="77777777" w:rsidR="00F11CF1" w:rsidRPr="001D2FE3" w:rsidRDefault="00000000">
      <w:pPr>
        <w:pStyle w:val="Nagwek3"/>
        <w:rPr>
          <w:lang w:val="pl-PL"/>
        </w:rPr>
      </w:pPr>
      <w:r w:rsidRPr="001D2FE3">
        <w:rPr>
          <w:lang w:val="pl-PL"/>
        </w:rPr>
        <w:t>Krok 3. Badanie: ankieta i dane wewnętrzne (ok. 3–4 tygodnie)</w:t>
      </w:r>
    </w:p>
    <w:p w14:paraId="596DA863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Cel:</w:t>
      </w:r>
      <w:r w:rsidRPr="001D2FE3">
        <w:rPr>
          <w:lang w:val="pl-PL"/>
        </w:rPr>
        <w:t xml:space="preserve"> zebrać dwa źródła: co mówią ludzie i co pokazuje organizacja.</w:t>
      </w:r>
    </w:p>
    <w:p w14:paraId="5EE1CA76" w14:textId="77777777" w:rsidR="00F11CF1" w:rsidRPr="001D2FE3" w:rsidRDefault="00000000">
      <w:pPr>
        <w:pStyle w:val="Akapitzlist"/>
        <w:numPr>
          <w:ilvl w:val="0"/>
          <w:numId w:val="6"/>
        </w:numPr>
        <w:rPr>
          <w:lang w:val="pl-PL"/>
        </w:rPr>
      </w:pPr>
      <w:r w:rsidRPr="001D2FE3">
        <w:rPr>
          <w:lang w:val="pl-PL"/>
        </w:rPr>
        <w:t>Komunikat zarządu przed badaniem: po co, kto zobaczy wyniki, odpowiedzi idą do fundacji, nie do pracodawcy.</w:t>
      </w:r>
    </w:p>
    <w:p w14:paraId="1720EB4F" w14:textId="77777777" w:rsidR="00F11CF1" w:rsidRPr="001D2FE3" w:rsidRDefault="00000000">
      <w:pPr>
        <w:pStyle w:val="Akapitzlist"/>
        <w:numPr>
          <w:ilvl w:val="0"/>
          <w:numId w:val="6"/>
        </w:numPr>
        <w:rPr>
          <w:lang w:val="pl-PL"/>
        </w:rPr>
      </w:pPr>
      <w:r w:rsidRPr="001D2FE3">
        <w:rPr>
          <w:lang w:val="pl-PL"/>
        </w:rPr>
        <w:lastRenderedPageBreak/>
        <w:t>Ankieta z linkiem lub kodem QR dla każdego zespołu, dostęp mobilny dla pracowników bez komputera.</w:t>
      </w:r>
    </w:p>
    <w:p w14:paraId="64EFF264" w14:textId="77777777" w:rsidR="00F11CF1" w:rsidRPr="001D2FE3" w:rsidRDefault="00000000">
      <w:pPr>
        <w:pStyle w:val="Akapitzlist"/>
        <w:numPr>
          <w:ilvl w:val="0"/>
          <w:numId w:val="6"/>
        </w:numPr>
        <w:rPr>
          <w:lang w:val="pl-PL"/>
        </w:rPr>
      </w:pPr>
      <w:r w:rsidRPr="001D2FE3">
        <w:rPr>
          <w:lang w:val="pl-PL"/>
        </w:rPr>
        <w:t>Śledzenie frekwencji w zespołach, przypomnienia.</w:t>
      </w:r>
    </w:p>
    <w:p w14:paraId="6432C51C" w14:textId="77777777" w:rsidR="00F11CF1" w:rsidRPr="001D2FE3" w:rsidRDefault="00000000">
      <w:pPr>
        <w:pStyle w:val="Akapitzlist"/>
        <w:numPr>
          <w:ilvl w:val="0"/>
          <w:numId w:val="6"/>
        </w:numPr>
        <w:rPr>
          <w:lang w:val="pl-PL"/>
        </w:rPr>
      </w:pPr>
      <w:r w:rsidRPr="001D2FE3">
        <w:rPr>
          <w:lang w:val="pl-PL"/>
        </w:rPr>
        <w:t>Dane wewnętrzne z 12–24 miesięcy: rotacja, absencja, zgłoszenia, usprawnienia, wskaźniki branżowe.</w:t>
      </w:r>
    </w:p>
    <w:p w14:paraId="0AC0BAC3" w14:textId="77777777" w:rsidR="00F11CF1" w:rsidRPr="001D2FE3" w:rsidRDefault="00000000">
      <w:pPr>
        <w:pStyle w:val="Akapitzlist"/>
        <w:numPr>
          <w:ilvl w:val="0"/>
          <w:numId w:val="6"/>
        </w:numPr>
        <w:rPr>
          <w:lang w:val="pl-PL"/>
        </w:rPr>
      </w:pPr>
      <w:r w:rsidRPr="001D2FE3">
        <w:rPr>
          <w:lang w:val="pl-PL"/>
        </w:rPr>
        <w:t xml:space="preserve">Przegląd procedur: kanał zgłoszeń, polityka wynagrodzeń, procedura </w:t>
      </w:r>
      <w:proofErr w:type="spellStart"/>
      <w:r w:rsidRPr="001D2FE3">
        <w:rPr>
          <w:lang w:val="pl-PL"/>
        </w:rPr>
        <w:t>antymobbingowa</w:t>
      </w:r>
      <w:proofErr w:type="spellEnd"/>
      <w:r w:rsidRPr="001D2FE3">
        <w:rPr>
          <w:lang w:val="pl-PL"/>
        </w:rPr>
        <w:t>, konsultacje.</w:t>
      </w:r>
    </w:p>
    <w:p w14:paraId="1EC97A6C" w14:textId="77777777" w:rsidR="00F11CF1" w:rsidRPr="001D2FE3" w:rsidRDefault="00000000">
      <w:pPr>
        <w:pStyle w:val="Akapitzlist"/>
        <w:numPr>
          <w:ilvl w:val="0"/>
          <w:numId w:val="6"/>
        </w:numPr>
        <w:rPr>
          <w:lang w:val="pl-PL"/>
        </w:rPr>
      </w:pPr>
      <w:r w:rsidRPr="001D2FE3">
        <w:rPr>
          <w:lang w:val="pl-PL"/>
        </w:rPr>
        <w:t>Brak danych zapisujemy jako wynik: organizacja nie zbiera sygnałów.</w:t>
      </w:r>
    </w:p>
    <w:p w14:paraId="326A41D3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Rezultat:</w:t>
      </w:r>
      <w:r w:rsidRPr="001D2FE3">
        <w:rPr>
          <w:lang w:val="pl-PL"/>
        </w:rPr>
        <w:t xml:space="preserve"> ankieta z akceptowalną frekwencją, dane i lista luk w danych.</w:t>
      </w:r>
    </w:p>
    <w:p w14:paraId="316C0529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Plus:</w:t>
      </w:r>
      <w:r w:rsidRPr="001D2FE3">
        <w:rPr>
          <w:lang w:val="pl-PL"/>
        </w:rPr>
        <w:t xml:space="preserve"> dwa źródła danych odróżniają diagnozę od badania nastrojów. </w:t>
      </w:r>
      <w:r w:rsidRPr="001D2FE3">
        <w:rPr>
          <w:b/>
          <w:lang w:val="pl-PL"/>
        </w:rPr>
        <w:t>Minus:</w:t>
      </w:r>
      <w:r w:rsidRPr="001D2FE3">
        <w:rPr>
          <w:lang w:val="pl-PL"/>
        </w:rPr>
        <w:t xml:space="preserve"> zależność od jakości danych HR klienta.</w:t>
      </w:r>
    </w:p>
    <w:p w14:paraId="180EB0A4" w14:textId="77777777" w:rsidR="00F11CF1" w:rsidRPr="001D2FE3" w:rsidRDefault="00000000">
      <w:pPr>
        <w:pStyle w:val="Nagwek3"/>
        <w:rPr>
          <w:lang w:val="pl-PL"/>
        </w:rPr>
      </w:pPr>
      <w:r w:rsidRPr="001D2FE3">
        <w:rPr>
          <w:lang w:val="pl-PL"/>
        </w:rPr>
        <w:t>Krok 4. Analiza i Kalkulator (ok. 2–3 tygodnie)</w:t>
      </w:r>
    </w:p>
    <w:p w14:paraId="069B46A5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Cel:</w:t>
      </w:r>
      <w:r w:rsidRPr="001D2FE3">
        <w:rPr>
          <w:lang w:val="pl-PL"/>
        </w:rPr>
        <w:t xml:space="preserve"> przełożyć dane na obraz ryzyka zrozumiały dla zarządu.</w:t>
      </w:r>
    </w:p>
    <w:p w14:paraId="0DF1CADD" w14:textId="77777777" w:rsidR="00F11CF1" w:rsidRPr="001D2FE3" w:rsidRDefault="00000000">
      <w:pPr>
        <w:pStyle w:val="Akapitzlist"/>
        <w:numPr>
          <w:ilvl w:val="0"/>
          <w:numId w:val="7"/>
        </w:numPr>
        <w:rPr>
          <w:lang w:val="pl-PL"/>
        </w:rPr>
      </w:pPr>
      <w:r w:rsidRPr="001D2FE3">
        <w:rPr>
          <w:lang w:val="pl-PL"/>
        </w:rPr>
        <w:t>Wyniki w 10 filarach i na czterech poziomach.</w:t>
      </w:r>
    </w:p>
    <w:p w14:paraId="10002621" w14:textId="77777777" w:rsidR="00F11CF1" w:rsidRDefault="00000000">
      <w:pPr>
        <w:pStyle w:val="Akapitzlist"/>
        <w:numPr>
          <w:ilvl w:val="0"/>
          <w:numId w:val="7"/>
        </w:numPr>
      </w:pPr>
      <w:proofErr w:type="spellStart"/>
      <w:r>
        <w:t>Porównanie</w:t>
      </w:r>
      <w:proofErr w:type="spellEnd"/>
      <w:r>
        <w:t xml:space="preserve"> z </w:t>
      </w:r>
      <w:proofErr w:type="spellStart"/>
      <w:r>
        <w:t>benchmarkiem</w:t>
      </w:r>
      <w:proofErr w:type="spellEnd"/>
      <w:r>
        <w:t xml:space="preserve"> Ipsos.</w:t>
      </w:r>
    </w:p>
    <w:p w14:paraId="70C3690C" w14:textId="77777777" w:rsidR="00F11CF1" w:rsidRPr="001D2FE3" w:rsidRDefault="00000000">
      <w:pPr>
        <w:pStyle w:val="Akapitzlist"/>
        <w:numPr>
          <w:ilvl w:val="0"/>
          <w:numId w:val="7"/>
        </w:numPr>
        <w:rPr>
          <w:lang w:val="pl-PL"/>
        </w:rPr>
      </w:pPr>
      <w:r w:rsidRPr="001D2FE3">
        <w:rPr>
          <w:lang w:val="pl-PL"/>
        </w:rPr>
        <w:t>Mapa zespołów: gdzie najwięcej milczenia, gdzie dobre praktyki.</w:t>
      </w:r>
    </w:p>
    <w:p w14:paraId="13A1DFE2" w14:textId="77777777" w:rsidR="00F11CF1" w:rsidRPr="001D2FE3" w:rsidRDefault="00000000">
      <w:pPr>
        <w:pStyle w:val="Akapitzlist"/>
        <w:numPr>
          <w:ilvl w:val="0"/>
          <w:numId w:val="7"/>
        </w:numPr>
        <w:rPr>
          <w:lang w:val="pl-PL"/>
        </w:rPr>
      </w:pPr>
      <w:r w:rsidRPr="001D2FE3">
        <w:rPr>
          <w:lang w:val="pl-PL"/>
        </w:rPr>
        <w:t>Zestawienie ankiety z danymi wewnętrznymi.</w:t>
      </w:r>
    </w:p>
    <w:p w14:paraId="44169195" w14:textId="77777777" w:rsidR="00F11CF1" w:rsidRPr="001D2FE3" w:rsidRDefault="00000000">
      <w:pPr>
        <w:pStyle w:val="Akapitzlist"/>
        <w:numPr>
          <w:ilvl w:val="0"/>
          <w:numId w:val="7"/>
        </w:numPr>
        <w:rPr>
          <w:lang w:val="pl-PL"/>
        </w:rPr>
      </w:pPr>
      <w:r w:rsidRPr="001D2FE3">
        <w:rPr>
          <w:lang w:val="pl-PL"/>
        </w:rPr>
        <w:t>Kalkulator: skala kosztów ryzyka jako przedziały i scenariusze, z wypisanymi założeniami.</w:t>
      </w:r>
    </w:p>
    <w:p w14:paraId="30DBC89D" w14:textId="77777777" w:rsidR="00F11CF1" w:rsidRDefault="00000000">
      <w:pPr>
        <w:pStyle w:val="Akapitzlist"/>
        <w:numPr>
          <w:ilvl w:val="0"/>
          <w:numId w:val="7"/>
        </w:numPr>
      </w:pPr>
      <w:r>
        <w:t xml:space="preserve">3–5 </w:t>
      </w:r>
      <w:proofErr w:type="spellStart"/>
      <w:r>
        <w:t>priorytetów</w:t>
      </w:r>
      <w:proofErr w:type="spellEnd"/>
      <w:r>
        <w:t>.</w:t>
      </w:r>
    </w:p>
    <w:p w14:paraId="7AABED72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Firma dostaje:</w:t>
      </w:r>
      <w:r w:rsidRPr="001D2FE3">
        <w:rPr>
          <w:lang w:val="pl-PL"/>
        </w:rPr>
        <w:t xml:space="preserve"> raport diagnostyczny i wersję skróconą dla zarządu.</w:t>
      </w:r>
    </w:p>
    <w:p w14:paraId="30C13A62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Plus:</w:t>
      </w:r>
      <w:r w:rsidRPr="001D2FE3">
        <w:rPr>
          <w:lang w:val="pl-PL"/>
        </w:rPr>
        <w:t xml:space="preserve"> jedyny element na rynku łączący pomiar z danymi operacyjnymi firmy. </w:t>
      </w:r>
      <w:r w:rsidRPr="001D2FE3">
        <w:rPr>
          <w:b/>
          <w:lang w:val="pl-PL"/>
        </w:rPr>
        <w:t>Minus:</w:t>
      </w:r>
      <w:r w:rsidRPr="001D2FE3">
        <w:rPr>
          <w:lang w:val="pl-PL"/>
        </w:rPr>
        <w:t xml:space="preserve"> ryzyko, że zarząd zakotwiczy się na jednej liczbie.</w:t>
      </w:r>
    </w:p>
    <w:p w14:paraId="7FE980C3" w14:textId="77777777" w:rsidR="009171D7" w:rsidRPr="001D2FE3" w:rsidRDefault="00000000">
      <w:pPr>
        <w:rPr>
          <w:ins w:id="0" w:author="Paweł Mamcarz" w:date="2026-10-03T12:00:00Z"/>
          <w:lang w:val="pl-PL"/>
        </w:rPr>
      </w:pPr>
      <w:ins w:id="1" w:author="Paweł Mamcarz" w:date="2026-10-03T12:00:00Z">
        <w:r w:rsidRPr="001D2FE3">
          <w:rPr>
            <w:b/>
            <w:lang w:val="pl-PL"/>
          </w:rPr>
          <w:t xml:space="preserve">Uwaga Pawła (Kalkulator): </w:t>
        </w:r>
        <w:r w:rsidRPr="001D2FE3">
          <w:rPr>
            <w:lang w:val="pl-PL"/>
          </w:rPr>
          <w:t xml:space="preserve">dziś Kalkulator liczy scenariusz skali z sześciu danych firmy (przychód, koszty, FTE, płaca, rotacja, klimat). Nie jest jeszcze powiązany z ankietą, nie liczy 10 filarów ani czterech poziomów i nie zestawia ankiety z rotacją, absencją i zgłoszeniami; nie ma też metody przed/po (krok 9). To trzeba dobudować (zob. </w:t>
        </w:r>
        <w:proofErr w:type="spellStart"/>
        <w:r w:rsidRPr="001D2FE3">
          <w:rPr>
            <w:lang w:val="pl-PL"/>
          </w:rPr>
          <w:t>brief</w:t>
        </w:r>
        <w:proofErr w:type="spellEnd"/>
        <w:r w:rsidRPr="001D2FE3">
          <w:rPr>
            <w:lang w:val="pl-PL"/>
          </w:rPr>
          <w:t>, pyt. 15, 19, 24). Do czasu wdrożenia proponuję ostrożniejsze sformułowanie niż „jedyny element na rynku”.</w:t>
        </w:r>
      </w:ins>
    </w:p>
    <w:p w14:paraId="3BFDBDC3" w14:textId="77777777" w:rsidR="00F11CF1" w:rsidRPr="001D2FE3" w:rsidRDefault="00000000">
      <w:pPr>
        <w:pStyle w:val="Nagwek3"/>
        <w:rPr>
          <w:lang w:val="pl-PL"/>
        </w:rPr>
      </w:pPr>
      <w:r w:rsidRPr="001D2FE3">
        <w:rPr>
          <w:lang w:val="pl-PL"/>
        </w:rPr>
        <w:t>Krok 5. Diagnoza dla zarządu (2–3 godziny, warsztatowo)</w:t>
      </w:r>
    </w:p>
    <w:p w14:paraId="1065C486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Cel:</w:t>
      </w:r>
      <w:r w:rsidRPr="001D2FE3">
        <w:rPr>
          <w:lang w:val="pl-PL"/>
        </w:rPr>
        <w:t xml:space="preserve"> zarząd przyjmuje diagnozę i wybiera priorytety.</w:t>
      </w:r>
    </w:p>
    <w:p w14:paraId="2B3104A0" w14:textId="77777777" w:rsidR="00F11CF1" w:rsidRPr="001D2FE3" w:rsidRDefault="00000000">
      <w:pPr>
        <w:pStyle w:val="Akapitzlist"/>
        <w:numPr>
          <w:ilvl w:val="0"/>
          <w:numId w:val="8"/>
        </w:numPr>
        <w:rPr>
          <w:lang w:val="pl-PL"/>
        </w:rPr>
      </w:pPr>
      <w:r w:rsidRPr="001D2FE3">
        <w:rPr>
          <w:lang w:val="pl-PL"/>
        </w:rPr>
        <w:t>Najważniejsze wnioski: co działa, gdzie ryzyko, ile może kosztować (przedział).</w:t>
      </w:r>
    </w:p>
    <w:p w14:paraId="128B2D98" w14:textId="77777777" w:rsidR="00F11CF1" w:rsidRPr="001D2FE3" w:rsidRDefault="00000000">
      <w:pPr>
        <w:pStyle w:val="Akapitzlist"/>
        <w:numPr>
          <w:ilvl w:val="0"/>
          <w:numId w:val="8"/>
        </w:numPr>
        <w:rPr>
          <w:lang w:val="pl-PL"/>
        </w:rPr>
      </w:pPr>
      <w:r w:rsidRPr="001D2FE3">
        <w:rPr>
          <w:lang w:val="pl-PL"/>
        </w:rPr>
        <w:t>Lustro dla zarządu: co wyniki mówią o stylu zarządzania na górze.</w:t>
      </w:r>
    </w:p>
    <w:p w14:paraId="0060CDEE" w14:textId="77777777" w:rsidR="00F11CF1" w:rsidRPr="001D2FE3" w:rsidRDefault="00000000">
      <w:pPr>
        <w:pStyle w:val="Akapitzlist"/>
        <w:numPr>
          <w:ilvl w:val="0"/>
          <w:numId w:val="8"/>
        </w:numPr>
        <w:rPr>
          <w:lang w:val="pl-PL"/>
        </w:rPr>
      </w:pPr>
      <w:r w:rsidRPr="001D2FE3">
        <w:rPr>
          <w:lang w:val="pl-PL"/>
        </w:rPr>
        <w:t>Jak reagować na wyniki bez szukania winnych.</w:t>
      </w:r>
    </w:p>
    <w:p w14:paraId="1CC8CF4C" w14:textId="77777777" w:rsidR="00F11CF1" w:rsidRPr="001D2FE3" w:rsidRDefault="00000000">
      <w:pPr>
        <w:pStyle w:val="Akapitzlist"/>
        <w:numPr>
          <w:ilvl w:val="0"/>
          <w:numId w:val="8"/>
        </w:numPr>
        <w:rPr>
          <w:lang w:val="pl-PL"/>
        </w:rPr>
      </w:pPr>
      <w:r w:rsidRPr="001D2FE3">
        <w:rPr>
          <w:lang w:val="pl-PL"/>
        </w:rPr>
        <w:t>Wybór 2–3 priorytetów i wstępny plan działań.</w:t>
      </w:r>
    </w:p>
    <w:p w14:paraId="5EC5540D" w14:textId="77777777" w:rsidR="00F11CF1" w:rsidRPr="001D2FE3" w:rsidRDefault="00000000">
      <w:pPr>
        <w:pStyle w:val="Akapitzlist"/>
        <w:numPr>
          <w:ilvl w:val="0"/>
          <w:numId w:val="8"/>
        </w:numPr>
        <w:rPr>
          <w:lang w:val="pl-PL"/>
        </w:rPr>
      </w:pPr>
      <w:r w:rsidRPr="001D2FE3">
        <w:rPr>
          <w:lang w:val="pl-PL"/>
        </w:rPr>
        <w:t xml:space="preserve">Indywidualne zobowiązania członków zarządu co do własnych </w:t>
      </w:r>
      <w:proofErr w:type="spellStart"/>
      <w:r w:rsidRPr="001D2FE3">
        <w:rPr>
          <w:lang w:val="pl-PL"/>
        </w:rPr>
        <w:t>zachowań</w:t>
      </w:r>
      <w:proofErr w:type="spellEnd"/>
      <w:r w:rsidRPr="001D2FE3">
        <w:rPr>
          <w:lang w:val="pl-PL"/>
        </w:rPr>
        <w:t>.</w:t>
      </w:r>
    </w:p>
    <w:p w14:paraId="53365CD9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Rezultat:</w:t>
      </w:r>
      <w:r w:rsidRPr="001D2FE3">
        <w:rPr>
          <w:lang w:val="pl-PL"/>
        </w:rPr>
        <w:t xml:space="preserve"> priorytety, zobowiązania zarządu, decyzja o etapie 2.</w:t>
      </w:r>
    </w:p>
    <w:p w14:paraId="6794E0C6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Plus:</w:t>
      </w:r>
      <w:r w:rsidRPr="001D2FE3">
        <w:rPr>
          <w:lang w:val="pl-PL"/>
        </w:rPr>
        <w:t xml:space="preserve"> naturalny moment sprzedaży etapu 2, gdy dane mówią same za siebie. </w:t>
      </w:r>
      <w:r w:rsidRPr="001D2FE3">
        <w:rPr>
          <w:b/>
          <w:lang w:val="pl-PL"/>
        </w:rPr>
        <w:t>Minus:</w:t>
      </w:r>
      <w:r w:rsidRPr="001D2FE3">
        <w:rPr>
          <w:lang w:val="pl-PL"/>
        </w:rPr>
        <w:t xml:space="preserve"> trudna rozmowa; zarząd może odrzucić „lustro”.</w:t>
      </w:r>
    </w:p>
    <w:p w14:paraId="557FF401" w14:textId="77777777" w:rsidR="00F11CF1" w:rsidRPr="001D2FE3" w:rsidRDefault="00000000">
      <w:pPr>
        <w:pStyle w:val="Nagwek3"/>
        <w:rPr>
          <w:lang w:val="pl-PL"/>
        </w:rPr>
      </w:pPr>
      <w:r w:rsidRPr="001D2FE3">
        <w:rPr>
          <w:lang w:val="pl-PL"/>
        </w:rPr>
        <w:lastRenderedPageBreak/>
        <w:t>Krok 6. Umowa – etap 2 i powrót wyników do organizacji</w:t>
      </w:r>
    </w:p>
    <w:p w14:paraId="28C0AFAB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Cel:</w:t>
      </w:r>
      <w:r w:rsidRPr="001D2FE3">
        <w:rPr>
          <w:lang w:val="pl-PL"/>
        </w:rPr>
        <w:t xml:space="preserve"> zamknąć pętlę z pracownikami i uruchomić działania.</w:t>
      </w:r>
    </w:p>
    <w:p w14:paraId="031FFCC8" w14:textId="77777777" w:rsidR="00F11CF1" w:rsidRPr="001D2FE3" w:rsidRDefault="00000000">
      <w:pPr>
        <w:pStyle w:val="Akapitzlist"/>
        <w:numPr>
          <w:ilvl w:val="0"/>
          <w:numId w:val="9"/>
        </w:numPr>
        <w:rPr>
          <w:lang w:val="pl-PL"/>
        </w:rPr>
      </w:pPr>
      <w:r w:rsidRPr="001D2FE3">
        <w:rPr>
          <w:lang w:val="pl-PL"/>
        </w:rPr>
        <w:t>Podpisanie etapu 2 (działania, monitoring, ponowny pomiar).</w:t>
      </w:r>
    </w:p>
    <w:p w14:paraId="7D3126F8" w14:textId="77777777" w:rsidR="00F11CF1" w:rsidRPr="001D2FE3" w:rsidRDefault="00000000">
      <w:pPr>
        <w:pStyle w:val="Akapitzlist"/>
        <w:numPr>
          <w:ilvl w:val="0"/>
          <w:numId w:val="9"/>
        </w:numPr>
        <w:rPr>
          <w:lang w:val="pl-PL"/>
        </w:rPr>
      </w:pPr>
      <w:r w:rsidRPr="001D2FE3">
        <w:rPr>
          <w:lang w:val="pl-PL"/>
        </w:rPr>
        <w:t>Komunikat zarządu do firmy: co usłyszeliśmy i co z tym zrobimy.</w:t>
      </w:r>
    </w:p>
    <w:p w14:paraId="61B0FFA4" w14:textId="77777777" w:rsidR="00F11CF1" w:rsidRPr="001D2FE3" w:rsidRDefault="00000000">
      <w:pPr>
        <w:pStyle w:val="Akapitzlist"/>
        <w:numPr>
          <w:ilvl w:val="0"/>
          <w:numId w:val="9"/>
        </w:numPr>
        <w:rPr>
          <w:lang w:val="pl-PL"/>
        </w:rPr>
      </w:pPr>
      <w:r w:rsidRPr="001D2FE3">
        <w:rPr>
          <w:lang w:val="pl-PL"/>
        </w:rPr>
        <w:t>Przygotowanie liderów do rozmowy o wyniku, zwłaszcza tych z trudnym wynikiem.</w:t>
      </w:r>
    </w:p>
    <w:p w14:paraId="5E4C179C" w14:textId="77777777" w:rsidR="00F11CF1" w:rsidRPr="001D2FE3" w:rsidRDefault="00000000">
      <w:pPr>
        <w:pStyle w:val="Akapitzlist"/>
        <w:numPr>
          <w:ilvl w:val="0"/>
          <w:numId w:val="9"/>
        </w:numPr>
        <w:rPr>
          <w:lang w:val="pl-PL"/>
        </w:rPr>
      </w:pPr>
      <w:r w:rsidRPr="001D2FE3">
        <w:rPr>
          <w:lang w:val="pl-PL"/>
        </w:rPr>
        <w:t>Sesje z zespołami: omówienie wyniku, rozmowa o przyczynach, wybór 1–2 rzeczy do zmiany.</w:t>
      </w:r>
    </w:p>
    <w:p w14:paraId="28329E21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Rezultat:</w:t>
      </w:r>
      <w:r w:rsidRPr="001D2FE3">
        <w:rPr>
          <w:lang w:val="pl-PL"/>
        </w:rPr>
        <w:t xml:space="preserve"> każdy zespół zna swój wynik i ma własne zobowiązania.</w:t>
      </w:r>
    </w:p>
    <w:p w14:paraId="38E92564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Plus:</w:t>
      </w:r>
      <w:r w:rsidRPr="001D2FE3">
        <w:rPr>
          <w:lang w:val="pl-PL"/>
        </w:rPr>
        <w:t xml:space="preserve"> odbudowuje zaufanie do ankiet i chroni wiarygodność ponownego pomiaru. </w:t>
      </w:r>
      <w:r w:rsidRPr="001D2FE3">
        <w:rPr>
          <w:b/>
          <w:lang w:val="pl-PL"/>
        </w:rPr>
        <w:t>Minus:</w:t>
      </w:r>
      <w:r w:rsidRPr="001D2FE3">
        <w:rPr>
          <w:lang w:val="pl-PL"/>
        </w:rPr>
        <w:t xml:space="preserve"> wymaga czasu liderów i odwagi zarządu.</w:t>
      </w:r>
    </w:p>
    <w:p w14:paraId="634C3927" w14:textId="77777777" w:rsidR="00F11CF1" w:rsidRPr="001D2FE3" w:rsidRDefault="00000000">
      <w:pPr>
        <w:pStyle w:val="Nagwek3"/>
        <w:rPr>
          <w:lang w:val="pl-PL"/>
        </w:rPr>
      </w:pPr>
      <w:r w:rsidRPr="001D2FE3">
        <w:rPr>
          <w:lang w:val="pl-PL"/>
        </w:rPr>
        <w:t>Krok 7. Działania na rzecz zmiany postaw (ok. 6–9 miesięcy)</w:t>
      </w:r>
    </w:p>
    <w:p w14:paraId="7E398679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Cel:</w:t>
      </w:r>
      <w:r w:rsidRPr="001D2FE3">
        <w:rPr>
          <w:lang w:val="pl-PL"/>
        </w:rPr>
        <w:t xml:space="preserve"> zmiana </w:t>
      </w:r>
      <w:proofErr w:type="spellStart"/>
      <w:r w:rsidRPr="001D2FE3">
        <w:rPr>
          <w:lang w:val="pl-PL"/>
        </w:rPr>
        <w:t>zachowań</w:t>
      </w:r>
      <w:proofErr w:type="spellEnd"/>
      <w:r w:rsidRPr="001D2FE3">
        <w:rPr>
          <w:lang w:val="pl-PL"/>
        </w:rPr>
        <w:t xml:space="preserve"> w codziennej pracy, </w:t>
      </w:r>
      <w:proofErr w:type="gramStart"/>
      <w:r w:rsidRPr="001D2FE3">
        <w:rPr>
          <w:lang w:val="pl-PL"/>
        </w:rPr>
        <w:t>nie wiedza</w:t>
      </w:r>
      <w:proofErr w:type="gramEnd"/>
      <w:r w:rsidRPr="001D2FE3">
        <w:rPr>
          <w:lang w:val="pl-PL"/>
        </w:rPr>
        <w:t xml:space="preserve"> z sali szkoleniowej.</w:t>
      </w:r>
    </w:p>
    <w:p w14:paraId="7FE8D314" w14:textId="77777777" w:rsidR="00F11CF1" w:rsidRPr="001D2FE3" w:rsidRDefault="00000000">
      <w:pPr>
        <w:pStyle w:val="Akapitzlist"/>
        <w:numPr>
          <w:ilvl w:val="0"/>
          <w:numId w:val="10"/>
        </w:numPr>
        <w:rPr>
          <w:lang w:val="pl-PL"/>
        </w:rPr>
      </w:pPr>
      <w:r w:rsidRPr="001D2FE3">
        <w:rPr>
          <w:lang w:val="pl-PL"/>
        </w:rPr>
        <w:t>Każde działanie przypisane do deficytu z diagnozy.</w:t>
      </w:r>
    </w:p>
    <w:p w14:paraId="21F6A186" w14:textId="77777777" w:rsidR="00F11CF1" w:rsidRPr="001D2FE3" w:rsidRDefault="00000000">
      <w:pPr>
        <w:pStyle w:val="Akapitzlist"/>
        <w:numPr>
          <w:ilvl w:val="0"/>
          <w:numId w:val="10"/>
        </w:numPr>
        <w:rPr>
          <w:lang w:val="pl-PL"/>
        </w:rPr>
      </w:pPr>
      <w:r w:rsidRPr="001D2FE3">
        <w:rPr>
          <w:lang w:val="pl-PL"/>
        </w:rPr>
        <w:t xml:space="preserve">Zarząd w programie: własne sesje i praca nad </w:t>
      </w:r>
      <w:proofErr w:type="spellStart"/>
      <w:r w:rsidRPr="001D2FE3">
        <w:rPr>
          <w:lang w:val="pl-PL"/>
        </w:rPr>
        <w:t>zachowaniami</w:t>
      </w:r>
      <w:proofErr w:type="spellEnd"/>
      <w:r w:rsidRPr="001D2FE3">
        <w:rPr>
          <w:lang w:val="pl-PL"/>
        </w:rPr>
        <w:t>.</w:t>
      </w:r>
    </w:p>
    <w:p w14:paraId="0D9F63E1" w14:textId="77777777" w:rsidR="00F11CF1" w:rsidRPr="001D2FE3" w:rsidRDefault="00000000">
      <w:pPr>
        <w:pStyle w:val="Akapitzlist"/>
        <w:numPr>
          <w:ilvl w:val="0"/>
          <w:numId w:val="10"/>
        </w:numPr>
        <w:rPr>
          <w:lang w:val="pl-PL"/>
        </w:rPr>
      </w:pPr>
      <w:r w:rsidRPr="001D2FE3">
        <w:rPr>
          <w:lang w:val="pl-PL"/>
        </w:rPr>
        <w:t>Liderzy: krótkie warsztaty plus coaching między nimi, na prawdziwych sytuacjach.</w:t>
      </w:r>
    </w:p>
    <w:p w14:paraId="36C76C2E" w14:textId="77777777" w:rsidR="00F11CF1" w:rsidRPr="001D2FE3" w:rsidRDefault="00000000">
      <w:pPr>
        <w:pStyle w:val="Akapitzlist"/>
        <w:numPr>
          <w:ilvl w:val="0"/>
          <w:numId w:val="10"/>
        </w:numPr>
        <w:rPr>
          <w:lang w:val="pl-PL"/>
        </w:rPr>
      </w:pPr>
      <w:r w:rsidRPr="001D2FE3">
        <w:rPr>
          <w:lang w:val="pl-PL"/>
        </w:rPr>
        <w:t>Zespoły: rytuały w codziennej pracy (runda głosów, omawianie błędów bez szukania winnych, analiza przed startem projektu).</w:t>
      </w:r>
    </w:p>
    <w:p w14:paraId="1B8DF874" w14:textId="77777777" w:rsidR="00F11CF1" w:rsidRPr="001D2FE3" w:rsidRDefault="00000000">
      <w:pPr>
        <w:pStyle w:val="Akapitzlist"/>
        <w:numPr>
          <w:ilvl w:val="0"/>
          <w:numId w:val="10"/>
        </w:numPr>
        <w:rPr>
          <w:lang w:val="pl-PL"/>
        </w:rPr>
      </w:pPr>
      <w:r w:rsidRPr="001D2FE3">
        <w:rPr>
          <w:lang w:val="pl-PL"/>
        </w:rPr>
        <w:t>Co najmniej jedna zmiana systemowa (kanał zgłoszeń, przejrzystość kryteriów, konsultacje).</w:t>
      </w:r>
    </w:p>
    <w:p w14:paraId="30814884" w14:textId="77777777" w:rsidR="00F11CF1" w:rsidRPr="001D2FE3" w:rsidRDefault="00000000">
      <w:pPr>
        <w:pStyle w:val="Akapitzlist"/>
        <w:numPr>
          <w:ilvl w:val="0"/>
          <w:numId w:val="10"/>
        </w:numPr>
        <w:rPr>
          <w:lang w:val="pl-PL"/>
        </w:rPr>
      </w:pPr>
      <w:r w:rsidRPr="001D2FE3">
        <w:rPr>
          <w:lang w:val="pl-PL"/>
        </w:rPr>
        <w:t>Narzędzia tylko tam, gdzie wspierają zmianę zachowania.</w:t>
      </w:r>
    </w:p>
    <w:p w14:paraId="6AC7C9A4" w14:textId="77777777" w:rsidR="00F11CF1" w:rsidRPr="001D2FE3" w:rsidRDefault="00000000">
      <w:pPr>
        <w:pStyle w:val="Akapitzlist"/>
        <w:numPr>
          <w:ilvl w:val="0"/>
          <w:numId w:val="10"/>
        </w:numPr>
        <w:rPr>
          <w:lang w:val="pl-PL"/>
        </w:rPr>
      </w:pPr>
      <w:r w:rsidRPr="001D2FE3">
        <w:rPr>
          <w:lang w:val="pl-PL"/>
        </w:rPr>
        <w:t>Cykle co 6–8 tygodni: sesja, praktyka w zespole, omówienie, korekta.</w:t>
      </w:r>
    </w:p>
    <w:p w14:paraId="0D8F82AE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Firma dostaje:</w:t>
      </w:r>
      <w:r w:rsidRPr="001D2FE3">
        <w:rPr>
          <w:lang w:val="pl-PL"/>
        </w:rPr>
        <w:t xml:space="preserve"> program działań i dziennik zmian (co zrobiono, gdzie, z jakim efektem).</w:t>
      </w:r>
    </w:p>
    <w:p w14:paraId="5595087A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Plus:</w:t>
      </w:r>
      <w:r w:rsidRPr="001D2FE3">
        <w:rPr>
          <w:lang w:val="pl-PL"/>
        </w:rPr>
        <w:t xml:space="preserve"> realny wyróżnik wobec firm szkoleniowych. </w:t>
      </w:r>
      <w:r w:rsidRPr="001D2FE3">
        <w:rPr>
          <w:b/>
          <w:lang w:val="pl-PL"/>
        </w:rPr>
        <w:t>Minus:</w:t>
      </w:r>
      <w:r w:rsidRPr="001D2FE3">
        <w:rPr>
          <w:lang w:val="pl-PL"/>
        </w:rPr>
        <w:t xml:space="preserve"> najdroższy i najtrudniejszy do dowiezienia etap; wymaga puli </w:t>
      </w:r>
      <w:proofErr w:type="spellStart"/>
      <w:r w:rsidRPr="001D2FE3">
        <w:rPr>
          <w:lang w:val="pl-PL"/>
        </w:rPr>
        <w:t>facylitatorów</w:t>
      </w:r>
      <w:proofErr w:type="spellEnd"/>
      <w:r w:rsidRPr="001D2FE3">
        <w:rPr>
          <w:lang w:val="pl-PL"/>
        </w:rPr>
        <w:t>.</w:t>
      </w:r>
    </w:p>
    <w:p w14:paraId="51732429" w14:textId="77777777" w:rsidR="00F11CF1" w:rsidRPr="001D2FE3" w:rsidRDefault="00000000">
      <w:pPr>
        <w:pStyle w:val="Nagwek3"/>
        <w:rPr>
          <w:lang w:val="pl-PL"/>
        </w:rPr>
      </w:pPr>
      <w:r w:rsidRPr="001D2FE3">
        <w:rPr>
          <w:lang w:val="pl-PL"/>
        </w:rPr>
        <w:t>Krok 8. Monitoring w trakcie (co kwartał)</w:t>
      </w:r>
    </w:p>
    <w:p w14:paraId="493F0BB1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Cel:</w:t>
      </w:r>
      <w:r w:rsidRPr="001D2FE3">
        <w:rPr>
          <w:lang w:val="pl-PL"/>
        </w:rPr>
        <w:t xml:space="preserve"> widzieć kierunek zmian przed upływem roku.</w:t>
      </w:r>
    </w:p>
    <w:p w14:paraId="12B05421" w14:textId="77777777" w:rsidR="00F11CF1" w:rsidRPr="001D2FE3" w:rsidRDefault="00000000">
      <w:pPr>
        <w:pStyle w:val="Akapitzlist"/>
        <w:numPr>
          <w:ilvl w:val="0"/>
          <w:numId w:val="11"/>
        </w:numPr>
        <w:rPr>
          <w:lang w:val="pl-PL"/>
        </w:rPr>
      </w:pPr>
      <w:r w:rsidRPr="001D2FE3">
        <w:rPr>
          <w:lang w:val="pl-PL"/>
        </w:rPr>
        <w:t xml:space="preserve">Krótka ankieta </w:t>
      </w:r>
      <w:proofErr w:type="spellStart"/>
      <w:r w:rsidRPr="001D2FE3">
        <w:rPr>
          <w:lang w:val="pl-PL"/>
        </w:rPr>
        <w:t>pulsowa</w:t>
      </w:r>
      <w:proofErr w:type="spellEnd"/>
      <w:r w:rsidRPr="001D2FE3">
        <w:rPr>
          <w:lang w:val="pl-PL"/>
        </w:rPr>
        <w:t xml:space="preserve"> (8–10 pytań) w zespołach objętych działaniami.</w:t>
      </w:r>
    </w:p>
    <w:p w14:paraId="11982CC4" w14:textId="77777777" w:rsidR="00F11CF1" w:rsidRPr="001D2FE3" w:rsidRDefault="00000000">
      <w:pPr>
        <w:pStyle w:val="Akapitzlist"/>
        <w:numPr>
          <w:ilvl w:val="0"/>
          <w:numId w:val="11"/>
        </w:numPr>
        <w:rPr>
          <w:lang w:val="pl-PL"/>
        </w:rPr>
      </w:pPr>
      <w:r w:rsidRPr="001D2FE3">
        <w:rPr>
          <w:lang w:val="pl-PL"/>
        </w:rPr>
        <w:t>Wskaźniki wyprzedzające: zgłoszone problemy i pomysły, udział w rytuałach, zgłoszenia sygnalistów.</w:t>
      </w:r>
    </w:p>
    <w:p w14:paraId="15FA0637" w14:textId="77777777" w:rsidR="00F11CF1" w:rsidRPr="001D2FE3" w:rsidRDefault="00000000">
      <w:pPr>
        <w:pStyle w:val="Akapitzlist"/>
        <w:numPr>
          <w:ilvl w:val="0"/>
          <w:numId w:val="11"/>
        </w:numPr>
        <w:rPr>
          <w:lang w:val="pl-PL"/>
        </w:rPr>
      </w:pPr>
      <w:r w:rsidRPr="001D2FE3">
        <w:rPr>
          <w:lang w:val="pl-PL"/>
        </w:rPr>
        <w:t>Przegląd z właścicielem projektu i korekty planu.</w:t>
      </w:r>
    </w:p>
    <w:p w14:paraId="33CD297F" w14:textId="77777777" w:rsidR="00F11CF1" w:rsidRPr="001D2FE3" w:rsidRDefault="00000000">
      <w:pPr>
        <w:pStyle w:val="Akapitzlist"/>
        <w:numPr>
          <w:ilvl w:val="0"/>
          <w:numId w:val="11"/>
        </w:numPr>
        <w:rPr>
          <w:lang w:val="pl-PL"/>
        </w:rPr>
      </w:pPr>
      <w:r w:rsidRPr="001D2FE3">
        <w:rPr>
          <w:lang w:val="pl-PL"/>
        </w:rPr>
        <w:t>Przypomnienie: wzrost zgłoszeń to dobry sygnał.</w:t>
      </w:r>
    </w:p>
    <w:p w14:paraId="60BDCBD8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Firma dostaje:</w:t>
      </w:r>
      <w:r w:rsidRPr="001D2FE3">
        <w:rPr>
          <w:lang w:val="pl-PL"/>
        </w:rPr>
        <w:t xml:space="preserve"> krótki raport kwartalny.</w:t>
      </w:r>
    </w:p>
    <w:p w14:paraId="6C420E15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Plus:</w:t>
      </w:r>
      <w:r w:rsidRPr="001D2FE3">
        <w:rPr>
          <w:lang w:val="pl-PL"/>
        </w:rPr>
        <w:t xml:space="preserve"> zarząd widzi postęp, łatwiej utrzymać zaangażowanie. </w:t>
      </w:r>
      <w:r w:rsidRPr="001D2FE3">
        <w:rPr>
          <w:b/>
          <w:lang w:val="pl-PL"/>
        </w:rPr>
        <w:t>Minus:</w:t>
      </w:r>
      <w:r w:rsidRPr="001D2FE3">
        <w:rPr>
          <w:lang w:val="pl-PL"/>
        </w:rPr>
        <w:t xml:space="preserve"> kolejne ankiety, ryzyko zmęczenia.</w:t>
      </w:r>
    </w:p>
    <w:p w14:paraId="3D233C0E" w14:textId="77777777" w:rsidR="00F11CF1" w:rsidRPr="001D2FE3" w:rsidRDefault="00000000">
      <w:pPr>
        <w:pStyle w:val="Nagwek3"/>
        <w:rPr>
          <w:lang w:val="pl-PL"/>
        </w:rPr>
      </w:pPr>
      <w:r w:rsidRPr="001D2FE3">
        <w:rPr>
          <w:lang w:val="pl-PL"/>
        </w:rPr>
        <w:t>Krok 9. Ponowny pomiar (ok. 12 miesięcy od badania)</w:t>
      </w:r>
    </w:p>
    <w:p w14:paraId="0BC3CBAB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Cel:</w:t>
      </w:r>
      <w:r w:rsidRPr="001D2FE3">
        <w:rPr>
          <w:lang w:val="pl-PL"/>
        </w:rPr>
        <w:t xml:space="preserve"> sprawdzić, co się zmieniło.</w:t>
      </w:r>
    </w:p>
    <w:p w14:paraId="716905C8" w14:textId="77777777" w:rsidR="00F11CF1" w:rsidRPr="001D2FE3" w:rsidRDefault="00000000">
      <w:pPr>
        <w:pStyle w:val="Akapitzlist"/>
        <w:numPr>
          <w:ilvl w:val="0"/>
          <w:numId w:val="12"/>
        </w:numPr>
        <w:rPr>
          <w:lang w:val="pl-PL"/>
        </w:rPr>
      </w:pPr>
      <w:r w:rsidRPr="001D2FE3">
        <w:rPr>
          <w:lang w:val="pl-PL"/>
        </w:rPr>
        <w:t>Ta sama ankieta na tych samych zasadach.</w:t>
      </w:r>
    </w:p>
    <w:p w14:paraId="650FBF5E" w14:textId="77777777" w:rsidR="00F11CF1" w:rsidRPr="001D2FE3" w:rsidRDefault="00000000">
      <w:pPr>
        <w:pStyle w:val="Akapitzlist"/>
        <w:numPr>
          <w:ilvl w:val="0"/>
          <w:numId w:val="12"/>
        </w:numPr>
        <w:rPr>
          <w:lang w:val="pl-PL"/>
        </w:rPr>
      </w:pPr>
      <w:r w:rsidRPr="001D2FE3">
        <w:rPr>
          <w:lang w:val="pl-PL"/>
        </w:rPr>
        <w:t>Aktualizacja danych wewnętrznych; wskaźniki HR jako trend.</w:t>
      </w:r>
    </w:p>
    <w:p w14:paraId="282D60C7" w14:textId="77777777" w:rsidR="00F11CF1" w:rsidRPr="001D2FE3" w:rsidRDefault="00000000">
      <w:pPr>
        <w:pStyle w:val="Akapitzlist"/>
        <w:numPr>
          <w:ilvl w:val="0"/>
          <w:numId w:val="12"/>
        </w:numPr>
        <w:rPr>
          <w:lang w:val="pl-PL"/>
        </w:rPr>
      </w:pPr>
      <w:r w:rsidRPr="001D2FE3">
        <w:rPr>
          <w:lang w:val="pl-PL"/>
        </w:rPr>
        <w:lastRenderedPageBreak/>
        <w:t>Porównanie przed i po: firma, zespoły objęte i nieobjęte działaniami.</w:t>
      </w:r>
    </w:p>
    <w:p w14:paraId="6FE66DC9" w14:textId="77777777" w:rsidR="00F11CF1" w:rsidRPr="001D2FE3" w:rsidRDefault="00000000">
      <w:pPr>
        <w:pStyle w:val="Akapitzlist"/>
        <w:numPr>
          <w:ilvl w:val="0"/>
          <w:numId w:val="12"/>
        </w:numPr>
        <w:rPr>
          <w:lang w:val="pl-PL"/>
        </w:rPr>
      </w:pPr>
      <w:r w:rsidRPr="001D2FE3">
        <w:rPr>
          <w:lang w:val="pl-PL"/>
        </w:rPr>
        <w:t>Ponowne przeliczenie Kalkulatora i porównanie z benchmarkiem.</w:t>
      </w:r>
    </w:p>
    <w:p w14:paraId="760E9A66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Plus:</w:t>
      </w:r>
      <w:r w:rsidRPr="001D2FE3">
        <w:rPr>
          <w:lang w:val="pl-PL"/>
        </w:rPr>
        <w:t xml:space="preserve"> jedyny dowód efektu. </w:t>
      </w:r>
      <w:r w:rsidRPr="001D2FE3">
        <w:rPr>
          <w:b/>
          <w:lang w:val="pl-PL"/>
        </w:rPr>
        <w:t>Minus:</w:t>
      </w:r>
      <w:r w:rsidRPr="001D2FE3">
        <w:rPr>
          <w:lang w:val="pl-PL"/>
        </w:rPr>
        <w:t xml:space="preserve"> wynik może spaść (więcej zaufania to więcej zgłaszanych problemów), co trzeba uprzedzić w kroku 1.</w:t>
      </w:r>
    </w:p>
    <w:p w14:paraId="294627ED" w14:textId="77777777" w:rsidR="00F11CF1" w:rsidRPr="001D2FE3" w:rsidRDefault="00000000">
      <w:pPr>
        <w:pStyle w:val="Nagwek3"/>
        <w:rPr>
          <w:lang w:val="pl-PL"/>
        </w:rPr>
      </w:pPr>
      <w:r w:rsidRPr="001D2FE3">
        <w:rPr>
          <w:lang w:val="pl-PL"/>
        </w:rPr>
        <w:t>Krok 10. Raport końcowy i decyzja o dalszej współpracy</w:t>
      </w:r>
    </w:p>
    <w:p w14:paraId="03768618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Cel:</w:t>
      </w:r>
      <w:r w:rsidRPr="001D2FE3">
        <w:rPr>
          <w:lang w:val="pl-PL"/>
        </w:rPr>
        <w:t xml:space="preserve"> zarząd wie, co się zmieniło, co </w:t>
      </w:r>
      <w:proofErr w:type="gramStart"/>
      <w:r w:rsidRPr="001D2FE3">
        <w:rPr>
          <w:lang w:val="pl-PL"/>
        </w:rPr>
        <w:t>nie,</w:t>
      </w:r>
      <w:proofErr w:type="gramEnd"/>
      <w:r w:rsidRPr="001D2FE3">
        <w:rPr>
          <w:lang w:val="pl-PL"/>
        </w:rPr>
        <w:t xml:space="preserve"> i co dalej.</w:t>
      </w:r>
    </w:p>
    <w:p w14:paraId="7502F5C5" w14:textId="77777777" w:rsidR="00F11CF1" w:rsidRPr="001D2FE3" w:rsidRDefault="00000000">
      <w:pPr>
        <w:pStyle w:val="Akapitzlist"/>
        <w:numPr>
          <w:ilvl w:val="0"/>
          <w:numId w:val="13"/>
        </w:numPr>
        <w:rPr>
          <w:lang w:val="pl-PL"/>
        </w:rPr>
      </w:pPr>
      <w:r w:rsidRPr="001D2FE3">
        <w:rPr>
          <w:lang w:val="pl-PL"/>
        </w:rPr>
        <w:t>Wyniki przed i po, opisane uczciwie: „zmiana zbiegła się z…”, nie „program spowodował…”.</w:t>
      </w:r>
    </w:p>
    <w:p w14:paraId="0D9B8978" w14:textId="77777777" w:rsidR="00F11CF1" w:rsidRPr="001D2FE3" w:rsidRDefault="00000000">
      <w:pPr>
        <w:pStyle w:val="Akapitzlist"/>
        <w:numPr>
          <w:ilvl w:val="0"/>
          <w:numId w:val="13"/>
        </w:numPr>
        <w:rPr>
          <w:lang w:val="pl-PL"/>
        </w:rPr>
      </w:pPr>
      <w:r w:rsidRPr="001D2FE3">
        <w:rPr>
          <w:lang w:val="pl-PL"/>
        </w:rPr>
        <w:t>Co zadziałało i gdzie, co się nie zmieniło i dlaczego.</w:t>
      </w:r>
    </w:p>
    <w:p w14:paraId="22F580A9" w14:textId="77777777" w:rsidR="00F11CF1" w:rsidRPr="001D2FE3" w:rsidRDefault="00000000">
      <w:pPr>
        <w:pStyle w:val="Akapitzlist"/>
        <w:numPr>
          <w:ilvl w:val="0"/>
          <w:numId w:val="13"/>
        </w:numPr>
        <w:rPr>
          <w:lang w:val="pl-PL"/>
        </w:rPr>
      </w:pPr>
      <w:r w:rsidRPr="001D2FE3">
        <w:rPr>
          <w:lang w:val="pl-PL"/>
        </w:rPr>
        <w:t>Rekomendacje na kolejny rok, w tym co firma może prowadzić sama.</w:t>
      </w:r>
    </w:p>
    <w:p w14:paraId="3F55927C" w14:textId="77777777" w:rsidR="00F11CF1" w:rsidRPr="001D2FE3" w:rsidRDefault="00000000">
      <w:pPr>
        <w:pStyle w:val="Akapitzlist"/>
        <w:numPr>
          <w:ilvl w:val="0"/>
          <w:numId w:val="13"/>
        </w:numPr>
        <w:rPr>
          <w:lang w:val="pl-PL"/>
        </w:rPr>
      </w:pPr>
      <w:r w:rsidRPr="001D2FE3">
        <w:rPr>
          <w:lang w:val="pl-PL"/>
        </w:rPr>
        <w:t>Dane do raportowania ESG, jeśli są potrzebne.</w:t>
      </w:r>
    </w:p>
    <w:p w14:paraId="50E176A3" w14:textId="77777777" w:rsidR="00F11CF1" w:rsidRPr="001D2FE3" w:rsidRDefault="00000000">
      <w:pPr>
        <w:pStyle w:val="Akapitzlist"/>
        <w:numPr>
          <w:ilvl w:val="0"/>
          <w:numId w:val="13"/>
        </w:numPr>
        <w:rPr>
          <w:lang w:val="pl-PL"/>
        </w:rPr>
      </w:pPr>
      <w:r w:rsidRPr="001D2FE3">
        <w:rPr>
          <w:lang w:val="pl-PL"/>
        </w:rPr>
        <w:t>Spotkanie z zarządem i komunikat do pracowników.</w:t>
      </w:r>
    </w:p>
    <w:p w14:paraId="74913203" w14:textId="77777777" w:rsidR="00F11CF1" w:rsidRPr="001D2FE3" w:rsidRDefault="00000000">
      <w:pPr>
        <w:pStyle w:val="Akapitzlist"/>
        <w:numPr>
          <w:ilvl w:val="0"/>
          <w:numId w:val="13"/>
        </w:numPr>
        <w:rPr>
          <w:lang w:val="pl-PL"/>
        </w:rPr>
      </w:pPr>
      <w:r w:rsidRPr="001D2FE3">
        <w:rPr>
          <w:lang w:val="pl-PL"/>
        </w:rPr>
        <w:t xml:space="preserve">Opcjonalnie, za zgodą firmy: </w:t>
      </w:r>
      <w:proofErr w:type="spellStart"/>
      <w:r w:rsidRPr="001D2FE3">
        <w:rPr>
          <w:lang w:val="pl-PL"/>
        </w:rPr>
        <w:t>case</w:t>
      </w:r>
      <w:proofErr w:type="spellEnd"/>
      <w:r w:rsidRPr="001D2FE3">
        <w:rPr>
          <w:lang w:val="pl-PL"/>
        </w:rPr>
        <w:t xml:space="preserve"> </w:t>
      </w:r>
      <w:proofErr w:type="spellStart"/>
      <w:r w:rsidRPr="001D2FE3">
        <w:rPr>
          <w:lang w:val="pl-PL"/>
        </w:rPr>
        <w:t>study</w:t>
      </w:r>
      <w:proofErr w:type="spellEnd"/>
      <w:r w:rsidRPr="001D2FE3">
        <w:rPr>
          <w:lang w:val="pl-PL"/>
        </w:rPr>
        <w:t xml:space="preserve"> (publikacja, </w:t>
      </w:r>
      <w:proofErr w:type="spellStart"/>
      <w:r w:rsidRPr="001D2FE3">
        <w:rPr>
          <w:lang w:val="pl-PL"/>
        </w:rPr>
        <w:t>Summit</w:t>
      </w:r>
      <w:proofErr w:type="spellEnd"/>
      <w:r w:rsidRPr="001D2FE3">
        <w:rPr>
          <w:lang w:val="pl-PL"/>
        </w:rPr>
        <w:t xml:space="preserve"> 2027).</w:t>
      </w:r>
    </w:p>
    <w:p w14:paraId="0138A563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Rezultat:</w:t>
      </w:r>
      <w:r w:rsidRPr="001D2FE3">
        <w:rPr>
          <w:lang w:val="pl-PL"/>
        </w:rPr>
        <w:t xml:space="preserve"> decyzja o kontynuacji; zanonimizowane dane zasilają rozwój Kalkulatora.</w:t>
      </w:r>
    </w:p>
    <w:p w14:paraId="752D8A06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Plus:</w:t>
      </w:r>
      <w:r w:rsidRPr="001D2FE3">
        <w:rPr>
          <w:lang w:val="pl-PL"/>
        </w:rPr>
        <w:t xml:space="preserve"> domyka sprzedaż kolejnego roku i buduje bazę dowodów fundacji. </w:t>
      </w:r>
      <w:r w:rsidRPr="001D2FE3">
        <w:rPr>
          <w:b/>
          <w:lang w:val="pl-PL"/>
        </w:rPr>
        <w:t>Minus:</w:t>
      </w:r>
      <w:r w:rsidRPr="001D2FE3">
        <w:rPr>
          <w:lang w:val="pl-PL"/>
        </w:rPr>
        <w:t xml:space="preserve"> przy słabym wyniku </w:t>
      </w:r>
      <w:proofErr w:type="spellStart"/>
      <w:r w:rsidRPr="001D2FE3">
        <w:rPr>
          <w:lang w:val="pl-PL"/>
        </w:rPr>
        <w:t>case</w:t>
      </w:r>
      <w:proofErr w:type="spellEnd"/>
      <w:r w:rsidRPr="001D2FE3">
        <w:rPr>
          <w:lang w:val="pl-PL"/>
        </w:rPr>
        <w:t xml:space="preserve"> </w:t>
      </w:r>
      <w:proofErr w:type="spellStart"/>
      <w:r w:rsidRPr="001D2FE3">
        <w:rPr>
          <w:lang w:val="pl-PL"/>
        </w:rPr>
        <w:t>study</w:t>
      </w:r>
      <w:proofErr w:type="spellEnd"/>
      <w:r w:rsidRPr="001D2FE3">
        <w:rPr>
          <w:lang w:val="pl-PL"/>
        </w:rPr>
        <w:t xml:space="preserve"> nie powstanie.</w:t>
      </w:r>
    </w:p>
    <w:p w14:paraId="6F14F7D2" w14:textId="77777777" w:rsidR="00F11CF1" w:rsidRPr="001D2FE3" w:rsidRDefault="00000000">
      <w:pPr>
        <w:pStyle w:val="Nagwek2"/>
        <w:rPr>
          <w:lang w:val="pl-PL"/>
        </w:rPr>
      </w:pPr>
      <w:r w:rsidRPr="001D2FE3">
        <w:rPr>
          <w:lang w:val="pl-PL"/>
        </w:rPr>
        <w:t>Przewagi wobec rynku</w:t>
      </w:r>
    </w:p>
    <w:p w14:paraId="12743166" w14:textId="77777777" w:rsidR="00F11CF1" w:rsidRPr="001D2FE3" w:rsidRDefault="00000000">
      <w:pPr>
        <w:rPr>
          <w:lang w:val="pl-PL"/>
        </w:rPr>
      </w:pPr>
      <w:r w:rsidRPr="001D2FE3">
        <w:rPr>
          <w:lang w:val="pl-PL"/>
        </w:rPr>
        <w:t>Najtrwalsza przewaga to neutralność fundacji; pozostałe da się z czasem skopiować, więc trzeba je wykorzystać, póki okno jest otwarte.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11CF1" w14:paraId="3A5ECC83" w14:textId="77777777">
        <w:trPr>
          <w:tblHeader/>
        </w:trPr>
        <w:tc>
          <w:tcPr>
            <w:tcW w:w="3120" w:type="dxa"/>
            <w:shd w:val="clear" w:color="auto" w:fill="F2F2F2"/>
          </w:tcPr>
          <w:p w14:paraId="0E97BE25" w14:textId="77777777" w:rsidR="00F11CF1" w:rsidRDefault="00000000">
            <w:proofErr w:type="spellStart"/>
            <w:r>
              <w:t>Przewaga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E664BBC" w14:textId="77777777" w:rsidR="00F11CF1" w:rsidRDefault="00000000">
            <w:r>
              <w:t xml:space="preserve">Na </w:t>
            </w:r>
            <w:proofErr w:type="spellStart"/>
            <w:r>
              <w:t>czym</w:t>
            </w:r>
            <w:proofErr w:type="spellEnd"/>
            <w:r>
              <w:t xml:space="preserve"> </w:t>
            </w:r>
            <w:proofErr w:type="spellStart"/>
            <w:r>
              <w:t>polega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5745146" w14:textId="77777777" w:rsidR="00F11CF1" w:rsidRDefault="00000000">
            <w:r>
              <w:t xml:space="preserve">Jak </w:t>
            </w:r>
            <w:proofErr w:type="spellStart"/>
            <w:r>
              <w:t>trudno</w:t>
            </w:r>
            <w:proofErr w:type="spellEnd"/>
            <w:r>
              <w:t xml:space="preserve"> </w:t>
            </w:r>
            <w:proofErr w:type="spellStart"/>
            <w:r>
              <w:t>skopiować</w:t>
            </w:r>
            <w:proofErr w:type="spellEnd"/>
          </w:p>
        </w:tc>
      </w:tr>
      <w:tr w:rsidR="00F11CF1" w:rsidRPr="001D2FE3" w14:paraId="64E6D89E" w14:textId="77777777">
        <w:tc>
          <w:tcPr>
            <w:tcW w:w="3120" w:type="dxa"/>
          </w:tcPr>
          <w:p w14:paraId="61D88E83" w14:textId="77777777" w:rsidR="00F11CF1" w:rsidRDefault="00000000">
            <w:proofErr w:type="spellStart"/>
            <w:r>
              <w:rPr>
                <w:b/>
              </w:rPr>
              <w:t>Neutralność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fundacji</w:t>
            </w:r>
            <w:proofErr w:type="spellEnd"/>
          </w:p>
        </w:tc>
        <w:tc>
          <w:tcPr>
            <w:tcW w:w="3120" w:type="dxa"/>
          </w:tcPr>
          <w:p w14:paraId="4BE01806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Odpowiedzi pracowników trafiają do fundacji, nie do pracodawcy ani dostawcy wynajętego przez HR</w:t>
            </w:r>
          </w:p>
        </w:tc>
        <w:tc>
          <w:tcPr>
            <w:tcW w:w="3120" w:type="dxa"/>
          </w:tcPr>
          <w:p w14:paraId="6F066F40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Trudno: wymaga statusu i wiarygodności, nie tylko narzędzia</w:t>
            </w:r>
          </w:p>
        </w:tc>
      </w:tr>
      <w:tr w:rsidR="00F11CF1" w:rsidRPr="001D2FE3" w14:paraId="2B7279C9" w14:textId="77777777">
        <w:tc>
          <w:tcPr>
            <w:tcW w:w="3120" w:type="dxa"/>
          </w:tcPr>
          <w:p w14:paraId="071114AC" w14:textId="77777777" w:rsidR="00F11CF1" w:rsidRDefault="00000000">
            <w:r>
              <w:rPr>
                <w:b/>
              </w:rPr>
              <w:t>Polski benchmark Ipsos</w:t>
            </w:r>
          </w:p>
        </w:tc>
        <w:tc>
          <w:tcPr>
            <w:tcW w:w="3120" w:type="dxa"/>
          </w:tcPr>
          <w:p w14:paraId="3552B3D9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Wynik firmy na tle reprezentatywnej próby Polaków</w:t>
            </w:r>
          </w:p>
        </w:tc>
        <w:tc>
          <w:tcPr>
            <w:tcW w:w="3120" w:type="dxa"/>
          </w:tcPr>
          <w:p w14:paraId="40CA4980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Średnio: konkurent musiałby zlecić własne badanie</w:t>
            </w:r>
          </w:p>
        </w:tc>
      </w:tr>
      <w:tr w:rsidR="00F11CF1" w14:paraId="6C1C206A" w14:textId="77777777">
        <w:tc>
          <w:tcPr>
            <w:tcW w:w="3120" w:type="dxa"/>
          </w:tcPr>
          <w:p w14:paraId="61B6D608" w14:textId="77777777" w:rsidR="00F11CF1" w:rsidRDefault="00000000">
            <w:r>
              <w:rPr>
                <w:b/>
              </w:rPr>
              <w:t xml:space="preserve">Polska </w:t>
            </w:r>
            <w:proofErr w:type="spellStart"/>
            <w:r>
              <w:rPr>
                <w:b/>
              </w:rPr>
              <w:t>warstwa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kulturowa</w:t>
            </w:r>
            <w:proofErr w:type="spellEnd"/>
          </w:p>
        </w:tc>
        <w:tc>
          <w:tcPr>
            <w:tcW w:w="3120" w:type="dxa"/>
          </w:tcPr>
          <w:p w14:paraId="3E3DCBB8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Folwark, „donosicielstwo”, kultura wstydu; tego nie mają narzędzia importowane</w:t>
            </w:r>
          </w:p>
        </w:tc>
        <w:tc>
          <w:tcPr>
            <w:tcW w:w="3120" w:type="dxa"/>
          </w:tcPr>
          <w:p w14:paraId="63BD3160" w14:textId="77777777" w:rsidR="00F11CF1" w:rsidRDefault="00000000">
            <w:proofErr w:type="spellStart"/>
            <w:r>
              <w:t>Średnio</w:t>
            </w:r>
            <w:proofErr w:type="spellEnd"/>
          </w:p>
        </w:tc>
      </w:tr>
      <w:tr w:rsidR="00F11CF1" w:rsidRPr="001D2FE3" w14:paraId="502AD847" w14:textId="77777777">
        <w:tc>
          <w:tcPr>
            <w:tcW w:w="3120" w:type="dxa"/>
          </w:tcPr>
          <w:p w14:paraId="0E147BF8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b/>
                <w:lang w:val="pl-PL"/>
              </w:rPr>
              <w:t>Pomiar połączony z danymi operacyjnymi</w:t>
            </w:r>
          </w:p>
        </w:tc>
        <w:tc>
          <w:tcPr>
            <w:tcW w:w="3120" w:type="dxa"/>
          </w:tcPr>
          <w:p w14:paraId="42E49D81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Kalkulator zestawia BP z rotacją, absencją, zgłoszeniami w danej firmie</w:t>
            </w:r>
          </w:p>
          <w:p w14:paraId="577B317B" w14:textId="77777777" w:rsidR="009171D7" w:rsidRPr="001D2FE3" w:rsidRDefault="00000000">
            <w:pPr>
              <w:rPr>
                <w:lang w:val="pl-PL"/>
              </w:rPr>
            </w:pPr>
            <w:ins w:id="2" w:author="Paweł Mamcarz" w:date="2026-10-03T12:00:00Z">
              <w:r w:rsidRPr="001D2FE3">
                <w:rPr>
                  <w:b/>
                  <w:lang w:val="pl-PL"/>
                </w:rPr>
                <w:t xml:space="preserve">Uwaga Pawła: </w:t>
              </w:r>
              <w:r w:rsidRPr="001D2FE3">
                <w:rPr>
                  <w:lang w:val="pl-PL"/>
                </w:rPr>
                <w:t>to cel, nie stan dzisiejszy. Dziś Kalkulator nie zestawia ankiety z danymi firmy.</w:t>
              </w:r>
            </w:ins>
          </w:p>
        </w:tc>
        <w:tc>
          <w:tcPr>
            <w:tcW w:w="3120" w:type="dxa"/>
          </w:tcPr>
          <w:p w14:paraId="2C2630CC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Na dziś brak konkurencji w Polsce</w:t>
            </w:r>
          </w:p>
        </w:tc>
      </w:tr>
      <w:tr w:rsidR="00F11CF1" w:rsidRPr="001D2FE3" w14:paraId="4CE76C01" w14:textId="77777777">
        <w:tc>
          <w:tcPr>
            <w:tcW w:w="3120" w:type="dxa"/>
          </w:tcPr>
          <w:p w14:paraId="16B7F14A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b/>
                <w:lang w:val="pl-PL"/>
              </w:rPr>
              <w:lastRenderedPageBreak/>
              <w:t>Dwa wymiary: psychologiczny i systemowy</w:t>
            </w:r>
          </w:p>
        </w:tc>
        <w:tc>
          <w:tcPr>
            <w:tcW w:w="3120" w:type="dxa"/>
          </w:tcPr>
          <w:p w14:paraId="29B06107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Badania zaangażowania zwykle nie sprawdzają, czy ludzie wierzą w procedury</w:t>
            </w:r>
          </w:p>
        </w:tc>
        <w:tc>
          <w:tcPr>
            <w:tcW w:w="3120" w:type="dxa"/>
          </w:tcPr>
          <w:p w14:paraId="6E870568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Łatwo, ale nikt tego nie robi w jednym modelu</w:t>
            </w:r>
          </w:p>
        </w:tc>
      </w:tr>
      <w:tr w:rsidR="00F11CF1" w:rsidRPr="001D2FE3" w14:paraId="3D472428" w14:textId="77777777">
        <w:tc>
          <w:tcPr>
            <w:tcW w:w="3120" w:type="dxa"/>
          </w:tcPr>
          <w:p w14:paraId="65273A8D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b/>
                <w:lang w:val="pl-PL"/>
              </w:rPr>
              <w:t>Zmiana postaw zamiast szkoleń z narzędzi</w:t>
            </w:r>
          </w:p>
        </w:tc>
        <w:tc>
          <w:tcPr>
            <w:tcW w:w="3120" w:type="dxa"/>
          </w:tcPr>
          <w:p w14:paraId="2CFE2B69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Zarząd w programie, praktyka między sesjami, ponowny pomiar</w:t>
            </w:r>
          </w:p>
        </w:tc>
        <w:tc>
          <w:tcPr>
            <w:tcW w:w="3120" w:type="dxa"/>
          </w:tcPr>
          <w:p w14:paraId="2DD41C1C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Średnio: wymaga metodyki i ludzi</w:t>
            </w:r>
          </w:p>
        </w:tc>
      </w:tr>
      <w:tr w:rsidR="00F11CF1" w:rsidRPr="001D2FE3" w14:paraId="3C634D5D" w14:textId="77777777">
        <w:tc>
          <w:tcPr>
            <w:tcW w:w="3120" w:type="dxa"/>
          </w:tcPr>
          <w:p w14:paraId="6D42DF08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b/>
                <w:lang w:val="pl-PL"/>
              </w:rPr>
              <w:t>Rozmowa na poziomie zarządu i ryzyka</w:t>
            </w:r>
          </w:p>
        </w:tc>
        <w:tc>
          <w:tcPr>
            <w:tcW w:w="3120" w:type="dxa"/>
          </w:tcPr>
          <w:p w14:paraId="39732134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Temat poza „miękkim HR”, z hakami regulacyjnymi</w:t>
            </w:r>
          </w:p>
        </w:tc>
        <w:tc>
          <w:tcPr>
            <w:tcW w:w="3120" w:type="dxa"/>
          </w:tcPr>
          <w:p w14:paraId="10CDA5EE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Łatwo w deklaracji, trudno w praktyce</w:t>
            </w:r>
          </w:p>
        </w:tc>
      </w:tr>
      <w:tr w:rsidR="00F11CF1" w:rsidRPr="001D2FE3" w14:paraId="2CF8A5E3" w14:textId="77777777">
        <w:tc>
          <w:tcPr>
            <w:tcW w:w="3120" w:type="dxa"/>
          </w:tcPr>
          <w:p w14:paraId="489BC193" w14:textId="77777777" w:rsidR="00F11CF1" w:rsidRDefault="00000000">
            <w:proofErr w:type="spellStart"/>
            <w:r>
              <w:rPr>
                <w:b/>
              </w:rPr>
              <w:t>Pierwszeństwo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zasięg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medialny</w:t>
            </w:r>
            <w:proofErr w:type="spellEnd"/>
          </w:p>
        </w:tc>
        <w:tc>
          <w:tcPr>
            <w:tcW w:w="3120" w:type="dxa"/>
          </w:tcPr>
          <w:p w14:paraId="1A5E079C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Dwa raporty, dwie konferencje, kampania, publikacje w mediach ogólnopolskich</w:t>
            </w:r>
          </w:p>
        </w:tc>
        <w:tc>
          <w:tcPr>
            <w:tcW w:w="3120" w:type="dxa"/>
          </w:tcPr>
          <w:p w14:paraId="2456B208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Przewaga czasowa, słabnie z każdym rokiem</w:t>
            </w:r>
          </w:p>
        </w:tc>
      </w:tr>
    </w:tbl>
    <w:p w14:paraId="5A00CC28" w14:textId="77777777" w:rsidR="00F11CF1" w:rsidRPr="001D2FE3" w:rsidRDefault="00000000">
      <w:pPr>
        <w:pStyle w:val="Nagwek2"/>
        <w:rPr>
          <w:lang w:val="pl-PL"/>
        </w:rPr>
      </w:pPr>
      <w:r w:rsidRPr="001D2FE3">
        <w:rPr>
          <w:lang w:val="pl-PL"/>
        </w:rPr>
        <w:t>Plusy i minusy podejścia</w:t>
      </w:r>
    </w:p>
    <w:p w14:paraId="6BA4FA70" w14:textId="77777777" w:rsidR="00F11CF1" w:rsidRPr="001D2FE3" w:rsidRDefault="00000000">
      <w:pPr>
        <w:rPr>
          <w:lang w:val="pl-PL"/>
        </w:rPr>
      </w:pPr>
      <w:r w:rsidRPr="001D2FE3">
        <w:rPr>
          <w:lang w:val="pl-PL"/>
        </w:rPr>
        <w:t>Podejście jest spójne z uczciwym pozycjonowaniem fundacji, ale ma długi cykl sprzedaży i wysokie wymagania wykonawcze.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11CF1" w14:paraId="38C579C0" w14:textId="77777777">
        <w:trPr>
          <w:tblHeader/>
        </w:trPr>
        <w:tc>
          <w:tcPr>
            <w:tcW w:w="4680" w:type="dxa"/>
            <w:shd w:val="clear" w:color="auto" w:fill="F2F2F2"/>
          </w:tcPr>
          <w:p w14:paraId="332887B6" w14:textId="77777777" w:rsidR="00F11CF1" w:rsidRDefault="00000000">
            <w:proofErr w:type="spellStart"/>
            <w:r>
              <w:t>Plusy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4EB0FAF" w14:textId="77777777" w:rsidR="00F11CF1" w:rsidRDefault="00000000">
            <w:proofErr w:type="spellStart"/>
            <w:r>
              <w:t>Minusy</w:t>
            </w:r>
            <w:proofErr w:type="spellEnd"/>
          </w:p>
        </w:tc>
      </w:tr>
      <w:tr w:rsidR="00F11CF1" w:rsidRPr="001D2FE3" w14:paraId="5708B967" w14:textId="77777777">
        <w:tc>
          <w:tcPr>
            <w:tcW w:w="4680" w:type="dxa"/>
          </w:tcPr>
          <w:p w14:paraId="0ADC980A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Logika „zmierz, działaj, zmierz ponownie” zrozumiała dla zarządu</w:t>
            </w:r>
          </w:p>
        </w:tc>
        <w:tc>
          <w:tcPr>
            <w:tcW w:w="4680" w:type="dxa"/>
          </w:tcPr>
          <w:p w14:paraId="4BC17094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Długi cykl: od pierwszego kontaktu do wyniku mija ponad rok</w:t>
            </w:r>
          </w:p>
        </w:tc>
      </w:tr>
      <w:tr w:rsidR="00F11CF1" w:rsidRPr="001D2FE3" w14:paraId="40B26E7F" w14:textId="77777777">
        <w:tc>
          <w:tcPr>
            <w:tcW w:w="4680" w:type="dxa"/>
          </w:tcPr>
          <w:p w14:paraId="04BD83E1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Uczciwa obietnica: „sprawdzimy u was”, bez obiecywania ROI</w:t>
            </w:r>
          </w:p>
        </w:tc>
        <w:tc>
          <w:tcPr>
            <w:tcW w:w="4680" w:type="dxa"/>
          </w:tcPr>
          <w:p w14:paraId="757911F2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Brak twardej obietnicy efektu utrudnia sprzedaż firmom nastawionym na szybki zwrot</w:t>
            </w:r>
          </w:p>
        </w:tc>
      </w:tr>
      <w:tr w:rsidR="00F11CF1" w:rsidRPr="001D2FE3" w14:paraId="3253EA17" w14:textId="77777777">
        <w:tc>
          <w:tcPr>
            <w:tcW w:w="4680" w:type="dxa"/>
          </w:tcPr>
          <w:p w14:paraId="1845C219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Dwa etapy umowy obniżają próg wejścia</w:t>
            </w:r>
          </w:p>
        </w:tc>
        <w:tc>
          <w:tcPr>
            <w:tcW w:w="4680" w:type="dxa"/>
          </w:tcPr>
          <w:p w14:paraId="47340941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Część klientów zatrzyma się po diagnozie</w:t>
            </w:r>
          </w:p>
        </w:tc>
      </w:tr>
      <w:tr w:rsidR="00F11CF1" w:rsidRPr="001D2FE3" w14:paraId="51E82EC5" w14:textId="77777777">
        <w:tc>
          <w:tcPr>
            <w:tcW w:w="4680" w:type="dxa"/>
          </w:tcPr>
          <w:p w14:paraId="58484846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Diagnoza zarabia sama, nawet bez etapu 2</w:t>
            </w:r>
          </w:p>
        </w:tc>
        <w:tc>
          <w:tcPr>
            <w:tcW w:w="4680" w:type="dxa"/>
          </w:tcPr>
          <w:p w14:paraId="6809900D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Etap 2 (działania) jest najdroższy w realizacji i najtrudniejszy do skalowania</w:t>
            </w:r>
          </w:p>
        </w:tc>
      </w:tr>
      <w:tr w:rsidR="00F11CF1" w:rsidRPr="001D2FE3" w14:paraId="32266BB0" w14:textId="77777777">
        <w:tc>
          <w:tcPr>
            <w:tcW w:w="4680" w:type="dxa"/>
          </w:tcPr>
          <w:p w14:paraId="5357128F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Każdy klient dostarcza dane do Kalkulatora i buduje dowody dla fundacji</w:t>
            </w:r>
          </w:p>
        </w:tc>
        <w:tc>
          <w:tcPr>
            <w:tcW w:w="4680" w:type="dxa"/>
          </w:tcPr>
          <w:p w14:paraId="4E6FCD5E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Jakość danych zależy od klienta; w wielu firmach będą słabe</w:t>
            </w:r>
          </w:p>
        </w:tc>
      </w:tr>
      <w:tr w:rsidR="00F11CF1" w:rsidRPr="001D2FE3" w14:paraId="2E3537D8" w14:textId="77777777">
        <w:tc>
          <w:tcPr>
            <w:tcW w:w="4680" w:type="dxa"/>
          </w:tcPr>
          <w:p w14:paraId="06FDFEEE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Zarząd w programie zwiększa szansę na realną zmianę</w:t>
            </w:r>
          </w:p>
        </w:tc>
        <w:tc>
          <w:tcPr>
            <w:tcW w:w="4680" w:type="dxa"/>
          </w:tcPr>
          <w:p w14:paraId="5929A895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Wymóg udziału zarządu zawęża grupę firm, które się zdecydują</w:t>
            </w:r>
          </w:p>
        </w:tc>
      </w:tr>
      <w:tr w:rsidR="00F11CF1" w:rsidRPr="001D2FE3" w14:paraId="3D3CDE83" w14:textId="77777777">
        <w:tc>
          <w:tcPr>
            <w:tcW w:w="4680" w:type="dxa"/>
          </w:tcPr>
          <w:p w14:paraId="4AAC1988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Powrót wyników do zespołów buduje zaufanie i chroni ponowny pomiar</w:t>
            </w:r>
          </w:p>
        </w:tc>
        <w:tc>
          <w:tcPr>
            <w:tcW w:w="4680" w:type="dxa"/>
          </w:tcPr>
          <w:p w14:paraId="475C5BDC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Wymaga czasu liderów i odwagi zarządu</w:t>
            </w:r>
          </w:p>
        </w:tc>
      </w:tr>
      <w:tr w:rsidR="00F11CF1" w:rsidRPr="001D2FE3" w14:paraId="19BD9154" w14:textId="77777777">
        <w:tc>
          <w:tcPr>
            <w:tcW w:w="4680" w:type="dxa"/>
          </w:tcPr>
          <w:p w14:paraId="63312E64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 xml:space="preserve">Case </w:t>
            </w:r>
            <w:proofErr w:type="spellStart"/>
            <w:r w:rsidRPr="001D2FE3">
              <w:rPr>
                <w:lang w:val="pl-PL"/>
              </w:rPr>
              <w:t>study</w:t>
            </w:r>
            <w:proofErr w:type="spellEnd"/>
            <w:r w:rsidRPr="001D2FE3">
              <w:rPr>
                <w:lang w:val="pl-PL"/>
              </w:rPr>
              <w:t xml:space="preserve"> z pomiarem przed i po to najmocniejszy materiał sprzedażowy na kolejne lata</w:t>
            </w:r>
          </w:p>
        </w:tc>
        <w:tc>
          <w:tcPr>
            <w:tcW w:w="4680" w:type="dxa"/>
          </w:tcPr>
          <w:p w14:paraId="70CD9442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 xml:space="preserve">Pierwsze </w:t>
            </w:r>
            <w:proofErr w:type="spellStart"/>
            <w:r w:rsidRPr="001D2FE3">
              <w:rPr>
                <w:lang w:val="pl-PL"/>
              </w:rPr>
              <w:t>case</w:t>
            </w:r>
            <w:proofErr w:type="spellEnd"/>
            <w:r w:rsidRPr="001D2FE3">
              <w:rPr>
                <w:lang w:val="pl-PL"/>
              </w:rPr>
              <w:t xml:space="preserve"> </w:t>
            </w:r>
            <w:proofErr w:type="spellStart"/>
            <w:r w:rsidRPr="001D2FE3">
              <w:rPr>
                <w:lang w:val="pl-PL"/>
              </w:rPr>
              <w:t>study</w:t>
            </w:r>
            <w:proofErr w:type="spellEnd"/>
            <w:r w:rsidRPr="001D2FE3">
              <w:rPr>
                <w:lang w:val="pl-PL"/>
              </w:rPr>
              <w:t xml:space="preserve"> powstaną najwcześniej pod koniec 2027</w:t>
            </w:r>
          </w:p>
        </w:tc>
      </w:tr>
    </w:tbl>
    <w:p w14:paraId="187D05D4" w14:textId="77777777" w:rsidR="00F11CF1" w:rsidRPr="001D2FE3" w:rsidRDefault="00000000">
      <w:pPr>
        <w:pStyle w:val="Nagwek2"/>
        <w:rPr>
          <w:lang w:val="pl-PL"/>
        </w:rPr>
      </w:pPr>
      <w:r w:rsidRPr="001D2FE3">
        <w:rPr>
          <w:lang w:val="pl-PL"/>
        </w:rPr>
        <w:lastRenderedPageBreak/>
        <w:t>Zagrożenia i jak je ograniczać</w:t>
      </w:r>
    </w:p>
    <w:p w14:paraId="0F556658" w14:textId="77777777" w:rsidR="00F11CF1" w:rsidRPr="001D2FE3" w:rsidRDefault="00000000">
      <w:pPr>
        <w:rPr>
          <w:lang w:val="pl-PL"/>
        </w:rPr>
      </w:pPr>
      <w:r w:rsidRPr="001D2FE3">
        <w:rPr>
          <w:lang w:val="pl-PL"/>
        </w:rPr>
        <w:t>Największe zagrożenia dotyczą wiarygodności: nadmiernej obietnicy w krokach 1 i 4 oraz złego użycia wyników przez zarząd.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11CF1" w14:paraId="2C2AE5B4" w14:textId="77777777">
        <w:trPr>
          <w:tblHeader/>
        </w:trPr>
        <w:tc>
          <w:tcPr>
            <w:tcW w:w="3120" w:type="dxa"/>
            <w:shd w:val="clear" w:color="auto" w:fill="F2F2F2"/>
          </w:tcPr>
          <w:p w14:paraId="5A43E6A7" w14:textId="77777777" w:rsidR="00F11CF1" w:rsidRDefault="00000000">
            <w:proofErr w:type="spellStart"/>
            <w:r>
              <w:t>Zagrożenie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9F486B5" w14:textId="77777777" w:rsidR="00F11CF1" w:rsidRDefault="00000000">
            <w:proofErr w:type="spellStart"/>
            <w:r>
              <w:t>Gdzie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pojawia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4E0B921" w14:textId="77777777" w:rsidR="00F11CF1" w:rsidRDefault="00000000">
            <w:r>
              <w:t xml:space="preserve">Jak </w:t>
            </w:r>
            <w:proofErr w:type="spellStart"/>
            <w:r>
              <w:t>ograniczyć</w:t>
            </w:r>
            <w:proofErr w:type="spellEnd"/>
          </w:p>
        </w:tc>
      </w:tr>
      <w:tr w:rsidR="00F11CF1" w:rsidRPr="001D2FE3" w14:paraId="01D4BC34" w14:textId="77777777">
        <w:tc>
          <w:tcPr>
            <w:tcW w:w="3120" w:type="dxa"/>
          </w:tcPr>
          <w:p w14:paraId="04BB0582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Korelacje z raportu odebrane jako obietnica efektu</w:t>
            </w:r>
          </w:p>
        </w:tc>
        <w:tc>
          <w:tcPr>
            <w:tcW w:w="3120" w:type="dxa"/>
          </w:tcPr>
          <w:p w14:paraId="15CEFAE9" w14:textId="77777777" w:rsidR="00F11CF1" w:rsidRDefault="00000000">
            <w:r>
              <w:t>Krok 1</w:t>
            </w:r>
          </w:p>
        </w:tc>
        <w:tc>
          <w:tcPr>
            <w:tcW w:w="3120" w:type="dxa"/>
          </w:tcPr>
          <w:p w14:paraId="407C7657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Pokazywać jako pytanie; wprost mówić, że raport koreluje deklaracje</w:t>
            </w:r>
          </w:p>
        </w:tc>
      </w:tr>
      <w:tr w:rsidR="00F11CF1" w:rsidRPr="001D2FE3" w14:paraId="0392AF3D" w14:textId="77777777">
        <w:tc>
          <w:tcPr>
            <w:tcW w:w="3120" w:type="dxa"/>
          </w:tcPr>
          <w:p w14:paraId="5944CD23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Zarząd zakotwiczy się na jednej kwocie z Kalkulatora</w:t>
            </w:r>
          </w:p>
        </w:tc>
        <w:tc>
          <w:tcPr>
            <w:tcW w:w="3120" w:type="dxa"/>
          </w:tcPr>
          <w:p w14:paraId="3F7EA50A" w14:textId="77777777" w:rsidR="00F11CF1" w:rsidRDefault="00000000">
            <w:r>
              <w:t>Krok 4–5</w:t>
            </w:r>
          </w:p>
        </w:tc>
        <w:tc>
          <w:tcPr>
            <w:tcW w:w="3120" w:type="dxa"/>
          </w:tcPr>
          <w:p w14:paraId="788E3BA2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Zawsze przedziały, scenariusze i wypisane założenia</w:t>
            </w:r>
          </w:p>
        </w:tc>
      </w:tr>
      <w:tr w:rsidR="00F11CF1" w:rsidRPr="001D2FE3" w14:paraId="4FEE038C" w14:textId="77777777">
        <w:tc>
          <w:tcPr>
            <w:tcW w:w="3120" w:type="dxa"/>
          </w:tcPr>
          <w:p w14:paraId="2D597487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Wyniki użyte do rozliczania menedżerów</w:t>
            </w:r>
          </w:p>
        </w:tc>
        <w:tc>
          <w:tcPr>
            <w:tcW w:w="3120" w:type="dxa"/>
          </w:tcPr>
          <w:p w14:paraId="5BD82FD0" w14:textId="77777777" w:rsidR="00F11CF1" w:rsidRDefault="00000000">
            <w:r>
              <w:t>Krok 5–6</w:t>
            </w:r>
          </w:p>
        </w:tc>
        <w:tc>
          <w:tcPr>
            <w:tcW w:w="3120" w:type="dxa"/>
          </w:tcPr>
          <w:p w14:paraId="0FAF376D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Zasady użycia wyników zapisane w umowie przed badaniem</w:t>
            </w:r>
          </w:p>
        </w:tc>
      </w:tr>
      <w:tr w:rsidR="00F11CF1" w:rsidRPr="001D2FE3" w14:paraId="4AC363A0" w14:textId="77777777">
        <w:tc>
          <w:tcPr>
            <w:tcW w:w="3120" w:type="dxa"/>
          </w:tcPr>
          <w:p w14:paraId="790AFF7A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Niska frekwencja i nieszczere odpowiedzi (niskie zaufanie)</w:t>
            </w:r>
          </w:p>
        </w:tc>
        <w:tc>
          <w:tcPr>
            <w:tcW w:w="3120" w:type="dxa"/>
          </w:tcPr>
          <w:p w14:paraId="35F7E18F" w14:textId="77777777" w:rsidR="00F11CF1" w:rsidRDefault="00000000">
            <w:r>
              <w:t>Krok 3</w:t>
            </w:r>
          </w:p>
        </w:tc>
        <w:tc>
          <w:tcPr>
            <w:tcW w:w="3120" w:type="dxa"/>
          </w:tcPr>
          <w:p w14:paraId="0194F68E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Komunikat o neutralności fundacji; link na zespół zamiast imiennego</w:t>
            </w:r>
          </w:p>
        </w:tc>
      </w:tr>
      <w:tr w:rsidR="00F11CF1" w:rsidRPr="001D2FE3" w14:paraId="7B515D0F" w14:textId="77777777">
        <w:tc>
          <w:tcPr>
            <w:tcW w:w="3120" w:type="dxa"/>
          </w:tcPr>
          <w:p w14:paraId="44D1DA40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Słabe lub brakujące dane HR</w:t>
            </w:r>
          </w:p>
        </w:tc>
        <w:tc>
          <w:tcPr>
            <w:tcW w:w="3120" w:type="dxa"/>
          </w:tcPr>
          <w:p w14:paraId="41AEA87C" w14:textId="77777777" w:rsidR="00F11CF1" w:rsidRDefault="00000000">
            <w:r>
              <w:t>Krok 3–4</w:t>
            </w:r>
          </w:p>
        </w:tc>
        <w:tc>
          <w:tcPr>
            <w:tcW w:w="3120" w:type="dxa"/>
          </w:tcPr>
          <w:p w14:paraId="648271B7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Minimalny zestaw danych w umowie; brak danych jako wynik diagnozy</w:t>
            </w:r>
          </w:p>
        </w:tc>
      </w:tr>
      <w:tr w:rsidR="00F11CF1" w:rsidRPr="001D2FE3" w14:paraId="272F908F" w14:textId="77777777">
        <w:tc>
          <w:tcPr>
            <w:tcW w:w="3120" w:type="dxa"/>
          </w:tcPr>
          <w:p w14:paraId="7B6BF1A5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Zarząd chce „naprawić menedżerów”, nie siebie</w:t>
            </w:r>
          </w:p>
        </w:tc>
        <w:tc>
          <w:tcPr>
            <w:tcW w:w="3120" w:type="dxa"/>
          </w:tcPr>
          <w:p w14:paraId="7722480A" w14:textId="77777777" w:rsidR="00F11CF1" w:rsidRDefault="00000000">
            <w:r>
              <w:t>Krok 1, 5, 7</w:t>
            </w:r>
          </w:p>
        </w:tc>
        <w:tc>
          <w:tcPr>
            <w:tcW w:w="3120" w:type="dxa"/>
          </w:tcPr>
          <w:p w14:paraId="7932A6A2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Udział zarządu jako warunek; „lustro” w diagnozie</w:t>
            </w:r>
          </w:p>
        </w:tc>
      </w:tr>
      <w:tr w:rsidR="00F11CF1" w:rsidRPr="001D2FE3" w14:paraId="317F7731" w14:textId="77777777">
        <w:tc>
          <w:tcPr>
            <w:tcW w:w="3120" w:type="dxa"/>
          </w:tcPr>
          <w:p w14:paraId="66C99397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Zmiana postaw bez zmian systemowych prowadzi do cynizmu</w:t>
            </w:r>
          </w:p>
        </w:tc>
        <w:tc>
          <w:tcPr>
            <w:tcW w:w="3120" w:type="dxa"/>
          </w:tcPr>
          <w:p w14:paraId="5E2FF94C" w14:textId="77777777" w:rsidR="00F11CF1" w:rsidRDefault="00000000">
            <w:r>
              <w:t>Krok 7</w:t>
            </w:r>
          </w:p>
        </w:tc>
        <w:tc>
          <w:tcPr>
            <w:tcW w:w="3120" w:type="dxa"/>
          </w:tcPr>
          <w:p w14:paraId="717BB298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Co najmniej jedna zmiana systemowa w każdym planie</w:t>
            </w:r>
          </w:p>
        </w:tc>
      </w:tr>
      <w:tr w:rsidR="00F11CF1" w:rsidRPr="001D2FE3" w14:paraId="51E33A49" w14:textId="77777777">
        <w:tc>
          <w:tcPr>
            <w:tcW w:w="3120" w:type="dxa"/>
          </w:tcPr>
          <w:p w14:paraId="020C63F4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Fundacja nie ma ludzi, by dowieźć kilka programów naraz</w:t>
            </w:r>
          </w:p>
        </w:tc>
        <w:tc>
          <w:tcPr>
            <w:tcW w:w="3120" w:type="dxa"/>
          </w:tcPr>
          <w:p w14:paraId="30633041" w14:textId="77777777" w:rsidR="00F11CF1" w:rsidRDefault="00000000">
            <w:r>
              <w:t>Krok 7</w:t>
            </w:r>
          </w:p>
        </w:tc>
        <w:tc>
          <w:tcPr>
            <w:tcW w:w="3120" w:type="dxa"/>
          </w:tcPr>
          <w:p w14:paraId="683EF253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 xml:space="preserve">Pula </w:t>
            </w:r>
            <w:proofErr w:type="spellStart"/>
            <w:r w:rsidRPr="001D2FE3">
              <w:rPr>
                <w:lang w:val="pl-PL"/>
              </w:rPr>
              <w:t>facylitatorów</w:t>
            </w:r>
            <w:proofErr w:type="spellEnd"/>
            <w:r w:rsidRPr="001D2FE3">
              <w:rPr>
                <w:lang w:val="pl-PL"/>
              </w:rPr>
              <w:t xml:space="preserve"> pracujących wg jednego standardu; limit klientów równolegle</w:t>
            </w:r>
          </w:p>
        </w:tc>
      </w:tr>
      <w:tr w:rsidR="00F11CF1" w:rsidRPr="001D2FE3" w14:paraId="60439E0F" w14:textId="77777777">
        <w:tc>
          <w:tcPr>
            <w:tcW w:w="3120" w:type="dxa"/>
          </w:tcPr>
          <w:p w14:paraId="153FDE16" w14:textId="77777777" w:rsidR="00F11CF1" w:rsidRDefault="00000000">
            <w:proofErr w:type="spellStart"/>
            <w:r>
              <w:t>Ponowny</w:t>
            </w:r>
            <w:proofErr w:type="spellEnd"/>
            <w:r>
              <w:t xml:space="preserve"> </w:t>
            </w:r>
            <w:proofErr w:type="spellStart"/>
            <w:r>
              <w:t>pomiar</w:t>
            </w:r>
            <w:proofErr w:type="spellEnd"/>
            <w:r>
              <w:t xml:space="preserve"> </w:t>
            </w:r>
            <w:proofErr w:type="spellStart"/>
            <w:r>
              <w:t>pokazuje</w:t>
            </w:r>
            <w:proofErr w:type="spellEnd"/>
            <w:r>
              <w:t xml:space="preserve"> </w:t>
            </w:r>
            <w:proofErr w:type="spellStart"/>
            <w:r>
              <w:t>spadek</w:t>
            </w:r>
            <w:proofErr w:type="spellEnd"/>
          </w:p>
        </w:tc>
        <w:tc>
          <w:tcPr>
            <w:tcW w:w="3120" w:type="dxa"/>
          </w:tcPr>
          <w:p w14:paraId="4E37A41E" w14:textId="77777777" w:rsidR="00F11CF1" w:rsidRDefault="00000000">
            <w:r>
              <w:t>Krok 9</w:t>
            </w:r>
          </w:p>
        </w:tc>
        <w:tc>
          <w:tcPr>
            <w:tcW w:w="3120" w:type="dxa"/>
          </w:tcPr>
          <w:p w14:paraId="47A00098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Uprzedzić w kroku 1; wskaźniki wyprzedzające; porównanie zespołów</w:t>
            </w:r>
          </w:p>
        </w:tc>
      </w:tr>
      <w:tr w:rsidR="00F11CF1" w:rsidRPr="001D2FE3" w14:paraId="75962E2E" w14:textId="77777777">
        <w:tc>
          <w:tcPr>
            <w:tcW w:w="3120" w:type="dxa"/>
          </w:tcPr>
          <w:p w14:paraId="1D13934C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Efekt nie do udowodnienia przyczynowo</w:t>
            </w:r>
          </w:p>
        </w:tc>
        <w:tc>
          <w:tcPr>
            <w:tcW w:w="3120" w:type="dxa"/>
          </w:tcPr>
          <w:p w14:paraId="13068907" w14:textId="77777777" w:rsidR="00F11CF1" w:rsidRDefault="00000000">
            <w:r>
              <w:t>Krok 10</w:t>
            </w:r>
          </w:p>
        </w:tc>
        <w:tc>
          <w:tcPr>
            <w:tcW w:w="3120" w:type="dxa"/>
          </w:tcPr>
          <w:p w14:paraId="7CC390C7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Uczciwy język wniosków: „zbiegło się z”, nie „spowodowało”</w:t>
            </w:r>
          </w:p>
        </w:tc>
      </w:tr>
      <w:tr w:rsidR="00F11CF1" w:rsidRPr="001D2FE3" w14:paraId="7ABD8909" w14:textId="77777777">
        <w:tc>
          <w:tcPr>
            <w:tcW w:w="3120" w:type="dxa"/>
          </w:tcPr>
          <w:p w14:paraId="1D769FB6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Zarzut konfliktu: fundacja diagnozuje i sprzedaje działania</w:t>
            </w:r>
          </w:p>
        </w:tc>
        <w:tc>
          <w:tcPr>
            <w:tcW w:w="3120" w:type="dxa"/>
          </w:tcPr>
          <w:p w14:paraId="6AD9CC7A" w14:textId="77777777" w:rsidR="00F11CF1" w:rsidRDefault="00000000">
            <w:r>
              <w:t>Krok 2, 6</w:t>
            </w:r>
          </w:p>
        </w:tc>
        <w:tc>
          <w:tcPr>
            <w:tcW w:w="3120" w:type="dxa"/>
          </w:tcPr>
          <w:p w14:paraId="40864979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Jawna metodologia; wyniki należą do firmy; rekomendacje niezależne od wykonawcy</w:t>
            </w:r>
          </w:p>
        </w:tc>
      </w:tr>
      <w:tr w:rsidR="00F11CF1" w14:paraId="0C7913D6" w14:textId="77777777">
        <w:tc>
          <w:tcPr>
            <w:tcW w:w="3120" w:type="dxa"/>
          </w:tcPr>
          <w:p w14:paraId="543F158E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lastRenderedPageBreak/>
              <w:t>Firma wchodzi, by przykryć kryzys wizerunkowy</w:t>
            </w:r>
          </w:p>
        </w:tc>
        <w:tc>
          <w:tcPr>
            <w:tcW w:w="3120" w:type="dxa"/>
          </w:tcPr>
          <w:p w14:paraId="132AC906" w14:textId="77777777" w:rsidR="00F11CF1" w:rsidRDefault="00000000">
            <w:r>
              <w:t>Krok 0</w:t>
            </w:r>
          </w:p>
        </w:tc>
        <w:tc>
          <w:tcPr>
            <w:tcW w:w="3120" w:type="dxa"/>
          </w:tcPr>
          <w:p w14:paraId="6B6E95E3" w14:textId="77777777" w:rsidR="00F11CF1" w:rsidRDefault="00000000">
            <w:proofErr w:type="spellStart"/>
            <w:r>
              <w:t>Filtr</w:t>
            </w:r>
            <w:proofErr w:type="spellEnd"/>
            <w:r>
              <w:t xml:space="preserve"> </w:t>
            </w:r>
            <w:proofErr w:type="spellStart"/>
            <w:r>
              <w:t>etyczny</w:t>
            </w:r>
            <w:proofErr w:type="spellEnd"/>
            <w:r>
              <w:t xml:space="preserve"> w </w:t>
            </w:r>
            <w:proofErr w:type="spellStart"/>
            <w:r>
              <w:t>kwalifikacji</w:t>
            </w:r>
            <w:proofErr w:type="spellEnd"/>
          </w:p>
        </w:tc>
      </w:tr>
      <w:tr w:rsidR="00F11CF1" w:rsidRPr="001D2FE3" w14:paraId="7A07F2C2" w14:textId="77777777">
        <w:tc>
          <w:tcPr>
            <w:tcW w:w="3120" w:type="dxa"/>
          </w:tcPr>
          <w:p w14:paraId="1BFAC1A6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RODO lub sprzeciw związków zawodowych</w:t>
            </w:r>
          </w:p>
        </w:tc>
        <w:tc>
          <w:tcPr>
            <w:tcW w:w="3120" w:type="dxa"/>
          </w:tcPr>
          <w:p w14:paraId="7DE3CD06" w14:textId="77777777" w:rsidR="00F11CF1" w:rsidRDefault="00000000">
            <w:r>
              <w:t>Krok 2–3</w:t>
            </w:r>
          </w:p>
        </w:tc>
        <w:tc>
          <w:tcPr>
            <w:tcW w:w="3120" w:type="dxa"/>
          </w:tcPr>
          <w:p w14:paraId="273D6993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Umowa powierzenia, próg anonimowości, wcześniejsza informacja dla związków</w:t>
            </w:r>
          </w:p>
        </w:tc>
      </w:tr>
    </w:tbl>
    <w:p w14:paraId="1DF8EBD3" w14:textId="77777777" w:rsidR="00F11CF1" w:rsidRDefault="00000000">
      <w:pPr>
        <w:pStyle w:val="Nagwek2"/>
      </w:pPr>
      <w:proofErr w:type="spellStart"/>
      <w:r>
        <w:t>Przejrzystość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dalsze</w:t>
      </w:r>
      <w:proofErr w:type="spellEnd"/>
      <w:r>
        <w:t xml:space="preserve"> </w:t>
      </w:r>
      <w:proofErr w:type="spellStart"/>
      <w:r>
        <w:t>kroki</w:t>
      </w:r>
      <w:proofErr w:type="spellEnd"/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11CF1" w14:paraId="76C99D60" w14:textId="77777777">
        <w:trPr>
          <w:tblHeader/>
        </w:trPr>
        <w:tc>
          <w:tcPr>
            <w:tcW w:w="4680" w:type="dxa"/>
            <w:shd w:val="clear" w:color="auto" w:fill="F2F2F2"/>
          </w:tcPr>
          <w:p w14:paraId="717BADFA" w14:textId="77777777" w:rsidR="00F11CF1" w:rsidRDefault="00000000">
            <w:proofErr w:type="spellStart"/>
            <w:r>
              <w:t>Rodzaj</w:t>
            </w:r>
            <w:proofErr w:type="spellEnd"/>
            <w:r>
              <w:t xml:space="preserve"> </w:t>
            </w:r>
            <w:proofErr w:type="spellStart"/>
            <w:r>
              <w:t>informacji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0CE5618" w14:textId="77777777" w:rsidR="00F11CF1" w:rsidRDefault="00000000">
            <w:r>
              <w:t xml:space="preserve">Co </w:t>
            </w:r>
            <w:proofErr w:type="spellStart"/>
            <w:r>
              <w:t>obejmuje</w:t>
            </w:r>
            <w:proofErr w:type="spellEnd"/>
          </w:p>
        </w:tc>
      </w:tr>
      <w:tr w:rsidR="00F11CF1" w:rsidRPr="001D2FE3" w14:paraId="279A327D" w14:textId="77777777">
        <w:tc>
          <w:tcPr>
            <w:tcW w:w="4680" w:type="dxa"/>
          </w:tcPr>
          <w:p w14:paraId="2FA750BB" w14:textId="77777777" w:rsidR="00F11CF1" w:rsidRDefault="00000000">
            <w:r>
              <w:rPr>
                <w:b/>
              </w:rPr>
              <w:t xml:space="preserve">Na </w:t>
            </w:r>
            <w:proofErr w:type="spellStart"/>
            <w:r>
              <w:rPr>
                <w:b/>
              </w:rPr>
              <w:t>podstawie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materiałów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fundacji</w:t>
            </w:r>
            <w:proofErr w:type="spellEnd"/>
          </w:p>
        </w:tc>
        <w:tc>
          <w:tcPr>
            <w:tcW w:w="4680" w:type="dxa"/>
          </w:tcPr>
          <w:p w14:paraId="40D0DC24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Liczby z raportu Ipsos, model 10 filarów, Macierz interwencji, decyzje o konferencji i kampanii</w:t>
            </w:r>
          </w:p>
        </w:tc>
      </w:tr>
      <w:tr w:rsidR="00F11CF1" w:rsidRPr="001D2FE3" w14:paraId="3E844EAB" w14:textId="77777777">
        <w:tc>
          <w:tcPr>
            <w:tcW w:w="4680" w:type="dxa"/>
          </w:tcPr>
          <w:p w14:paraId="618F9DFB" w14:textId="77777777" w:rsidR="00F11CF1" w:rsidRDefault="00000000">
            <w:proofErr w:type="spellStart"/>
            <w:r>
              <w:rPr>
                <w:b/>
              </w:rPr>
              <w:t>Ocena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zawodowa</w:t>
            </w:r>
            <w:proofErr w:type="spellEnd"/>
          </w:p>
        </w:tc>
        <w:tc>
          <w:tcPr>
            <w:tcW w:w="4680" w:type="dxa"/>
          </w:tcPr>
          <w:p w14:paraId="5DAC8557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Kolejność kroków, umowa dwuetapowa, czasy trwania, lista zagrożeń</w:t>
            </w:r>
          </w:p>
        </w:tc>
      </w:tr>
      <w:tr w:rsidR="00F11CF1" w:rsidRPr="001D2FE3" w14:paraId="6C06F8DE" w14:textId="77777777">
        <w:tc>
          <w:tcPr>
            <w:tcW w:w="4680" w:type="dxa"/>
          </w:tcPr>
          <w:p w14:paraId="74CADDD2" w14:textId="77777777" w:rsidR="00F11CF1" w:rsidRDefault="00000000">
            <w:r>
              <w:rPr>
                <w:b/>
              </w:rPr>
              <w:t xml:space="preserve">Do </w:t>
            </w:r>
            <w:proofErr w:type="spellStart"/>
            <w:r>
              <w:rPr>
                <w:b/>
              </w:rPr>
              <w:t>sprawdzenia</w:t>
            </w:r>
            <w:proofErr w:type="spellEnd"/>
          </w:p>
        </w:tc>
        <w:tc>
          <w:tcPr>
            <w:tcW w:w="4680" w:type="dxa"/>
          </w:tcPr>
          <w:p w14:paraId="25ACAA1E" w14:textId="77777777" w:rsidR="00F11CF1" w:rsidRPr="001D2FE3" w:rsidRDefault="00000000">
            <w:pPr>
              <w:rPr>
                <w:lang w:val="pl-PL"/>
              </w:rPr>
            </w:pPr>
            <w:r w:rsidRPr="001D2FE3">
              <w:rPr>
                <w:lang w:val="pl-PL"/>
              </w:rPr>
              <w:t>Realne czasy realizacji, zasoby fundacji do etapu 2, warunki prawne (RODO, umowy)</w:t>
            </w:r>
          </w:p>
        </w:tc>
      </w:tr>
    </w:tbl>
    <w:p w14:paraId="628650C9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Następny etap prac:</w:t>
      </w:r>
      <w:r w:rsidRPr="001D2FE3">
        <w:rPr>
          <w:lang w:val="pl-PL"/>
        </w:rPr>
        <w:t xml:space="preserve"> ankieta (treść i zgodność z badaniem Ipsos), Kalkulator (dane, założenia, sposób prezentacji) i diagnoza (zawartość raportu i spotkania z zarządem).</w:t>
      </w:r>
    </w:p>
    <w:p w14:paraId="55D61DB0" w14:textId="77777777" w:rsidR="00F11CF1" w:rsidRPr="001D2FE3" w:rsidRDefault="00000000">
      <w:pPr>
        <w:rPr>
          <w:lang w:val="pl-PL"/>
        </w:rPr>
      </w:pPr>
      <w:r w:rsidRPr="001D2FE3">
        <w:rPr>
          <w:b/>
          <w:lang w:val="pl-PL"/>
        </w:rPr>
        <w:t>Otwarte pytania na później:</w:t>
      </w:r>
      <w:r w:rsidRPr="001D2FE3">
        <w:rPr>
          <w:lang w:val="pl-PL"/>
        </w:rPr>
        <w:t xml:space="preserve"> płatne czy darmowe spotkanie z zarządem, umowa etapowa czy roczna, liczba klientów obsługiwanych równolegle, udział zarządu jako warunek konieczny.</w:t>
      </w:r>
    </w:p>
    <w:sectPr w:rsidR="00F11CF1" w:rsidRPr="001D2FE3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4C2DBD"/>
    <w:multiLevelType w:val="hybridMultilevel"/>
    <w:tmpl w:val="B2B6771C"/>
    <w:lvl w:ilvl="0" w:tplc="C90E9220">
      <w:start w:val="1"/>
      <w:numFmt w:val="bullet"/>
      <w:lvlText w:val="•"/>
      <w:lvlJc w:val="left"/>
      <w:pPr>
        <w:ind w:left="720" w:hanging="360"/>
      </w:pPr>
    </w:lvl>
    <w:lvl w:ilvl="1" w:tplc="5328AD56">
      <w:start w:val="1"/>
      <w:numFmt w:val="bullet"/>
      <w:lvlText w:val="o"/>
      <w:lvlJc w:val="left"/>
      <w:pPr>
        <w:ind w:left="1440" w:hanging="360"/>
      </w:pPr>
    </w:lvl>
    <w:lvl w:ilvl="2" w:tplc="5BCC3986">
      <w:start w:val="1"/>
      <w:numFmt w:val="bullet"/>
      <w:lvlText w:val="▪"/>
      <w:lvlJc w:val="left"/>
      <w:pPr>
        <w:ind w:left="2160" w:hanging="360"/>
      </w:pPr>
    </w:lvl>
    <w:lvl w:ilvl="3" w:tplc="4FAC0716">
      <w:start w:val="1"/>
      <w:numFmt w:val="bullet"/>
      <w:lvlText w:val="•"/>
      <w:lvlJc w:val="left"/>
      <w:pPr>
        <w:ind w:left="2880" w:hanging="360"/>
      </w:pPr>
    </w:lvl>
    <w:lvl w:ilvl="4" w:tplc="32CAD4D6">
      <w:start w:val="1"/>
      <w:numFmt w:val="bullet"/>
      <w:lvlText w:val="o"/>
      <w:lvlJc w:val="left"/>
      <w:pPr>
        <w:ind w:left="3600" w:hanging="360"/>
      </w:pPr>
    </w:lvl>
    <w:lvl w:ilvl="5" w:tplc="AB5EB49C">
      <w:start w:val="1"/>
      <w:numFmt w:val="bullet"/>
      <w:lvlText w:val="▪"/>
      <w:lvlJc w:val="left"/>
      <w:pPr>
        <w:ind w:left="4320" w:hanging="360"/>
      </w:pPr>
    </w:lvl>
    <w:lvl w:ilvl="6" w:tplc="74F698C0">
      <w:start w:val="1"/>
      <w:numFmt w:val="bullet"/>
      <w:lvlText w:val="•"/>
      <w:lvlJc w:val="left"/>
      <w:pPr>
        <w:ind w:left="5040" w:hanging="360"/>
      </w:pPr>
    </w:lvl>
    <w:lvl w:ilvl="7" w:tplc="7F3CA93C">
      <w:start w:val="1"/>
      <w:numFmt w:val="bullet"/>
      <w:lvlText w:val="o"/>
      <w:lvlJc w:val="left"/>
      <w:pPr>
        <w:ind w:left="5760" w:hanging="360"/>
      </w:pPr>
    </w:lvl>
    <w:lvl w:ilvl="8" w:tplc="0C7EAD3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8A517EE"/>
    <w:multiLevelType w:val="hybridMultilevel"/>
    <w:tmpl w:val="66AC34F2"/>
    <w:lvl w:ilvl="0" w:tplc="A7ECB9DA">
      <w:start w:val="1"/>
      <w:numFmt w:val="decimal"/>
      <w:lvlText w:val="%1."/>
      <w:lvlJc w:val="left"/>
      <w:pPr>
        <w:ind w:left="720" w:hanging="360"/>
      </w:pPr>
    </w:lvl>
    <w:lvl w:ilvl="1" w:tplc="8D92A8EE">
      <w:start w:val="1"/>
      <w:numFmt w:val="lowerLetter"/>
      <w:lvlText w:val="%2."/>
      <w:lvlJc w:val="left"/>
      <w:pPr>
        <w:ind w:left="1440" w:hanging="360"/>
      </w:pPr>
    </w:lvl>
    <w:lvl w:ilvl="2" w:tplc="4626A80C">
      <w:start w:val="1"/>
      <w:numFmt w:val="lowerRoman"/>
      <w:lvlText w:val="%3."/>
      <w:lvlJc w:val="left"/>
      <w:pPr>
        <w:ind w:left="2160" w:hanging="360"/>
      </w:pPr>
    </w:lvl>
    <w:lvl w:ilvl="3" w:tplc="65EA2D1A">
      <w:start w:val="1"/>
      <w:numFmt w:val="decimal"/>
      <w:lvlText w:val="%4."/>
      <w:lvlJc w:val="left"/>
      <w:pPr>
        <w:ind w:left="2880" w:hanging="360"/>
      </w:pPr>
    </w:lvl>
    <w:lvl w:ilvl="4" w:tplc="B180F026">
      <w:start w:val="1"/>
      <w:numFmt w:val="lowerLetter"/>
      <w:lvlText w:val="%5."/>
      <w:lvlJc w:val="left"/>
      <w:pPr>
        <w:ind w:left="3600" w:hanging="360"/>
      </w:pPr>
    </w:lvl>
    <w:lvl w:ilvl="5" w:tplc="93D275CE">
      <w:start w:val="1"/>
      <w:numFmt w:val="lowerRoman"/>
      <w:lvlText w:val="%6."/>
      <w:lvlJc w:val="left"/>
      <w:pPr>
        <w:ind w:left="4320" w:hanging="360"/>
      </w:pPr>
    </w:lvl>
    <w:lvl w:ilvl="6" w:tplc="D3DC31FA">
      <w:start w:val="1"/>
      <w:numFmt w:val="decimal"/>
      <w:lvlText w:val="%7."/>
      <w:lvlJc w:val="left"/>
      <w:pPr>
        <w:ind w:left="5040" w:hanging="360"/>
      </w:pPr>
    </w:lvl>
    <w:lvl w:ilvl="7" w:tplc="993643E4">
      <w:start w:val="1"/>
      <w:numFmt w:val="lowerLetter"/>
      <w:lvlText w:val="%8."/>
      <w:lvlJc w:val="left"/>
      <w:pPr>
        <w:ind w:left="5760" w:hanging="360"/>
      </w:pPr>
    </w:lvl>
    <w:lvl w:ilvl="8" w:tplc="ECE828CA">
      <w:start w:val="1"/>
      <w:numFmt w:val="lowerRoman"/>
      <w:lvlText w:val="%9."/>
      <w:lvlJc w:val="left"/>
      <w:pPr>
        <w:ind w:left="6480" w:hanging="360"/>
      </w:pPr>
    </w:lvl>
  </w:abstractNum>
  <w:num w:numId="1" w16cid:durableId="1772386597">
    <w:abstractNumId w:val="0"/>
  </w:num>
  <w:num w:numId="2" w16cid:durableId="1051270724">
    <w:abstractNumId w:val="0"/>
  </w:num>
  <w:num w:numId="3" w16cid:durableId="1456634071">
    <w:abstractNumId w:val="0"/>
  </w:num>
  <w:num w:numId="4" w16cid:durableId="879323518">
    <w:abstractNumId w:val="0"/>
  </w:num>
  <w:num w:numId="5" w16cid:durableId="444617583">
    <w:abstractNumId w:val="0"/>
  </w:num>
  <w:num w:numId="6" w16cid:durableId="1883905414">
    <w:abstractNumId w:val="0"/>
  </w:num>
  <w:num w:numId="7" w16cid:durableId="1229876257">
    <w:abstractNumId w:val="0"/>
  </w:num>
  <w:num w:numId="8" w16cid:durableId="1113356453">
    <w:abstractNumId w:val="0"/>
  </w:num>
  <w:num w:numId="9" w16cid:durableId="927234884">
    <w:abstractNumId w:val="0"/>
  </w:num>
  <w:num w:numId="10" w16cid:durableId="1073625620">
    <w:abstractNumId w:val="0"/>
  </w:num>
  <w:num w:numId="11" w16cid:durableId="1956591150">
    <w:abstractNumId w:val="0"/>
  </w:num>
  <w:num w:numId="12" w16cid:durableId="195511487">
    <w:abstractNumId w:val="0"/>
  </w:num>
  <w:num w:numId="13" w16cid:durableId="3767832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F1"/>
    <w:rsid w:val="001D2FE3"/>
    <w:rsid w:val="002E717F"/>
    <w:rsid w:val="00470234"/>
    <w:rsid w:val="00827E68"/>
    <w:rsid w:val="008F100A"/>
    <w:rsid w:val="009048DF"/>
    <w:rsid w:val="009171D7"/>
    <w:rsid w:val="00C87E5D"/>
    <w:rsid w:val="00F1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C4308B"/>
  <w15:docId w15:val="{21853DFC-A7AB-3142-966C-9EB35CD6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outlineLvl w:val="5"/>
    </w:pPr>
    <w:rPr>
      <w:i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80"/>
      <w:contextualSpacing/>
    </w:pPr>
    <w:rPr>
      <w:sz w:val="56"/>
    </w:rPr>
  </w:style>
  <w:style w:type="paragraph" w:styleId="Cytat">
    <w:name w:val="Quote"/>
    <w:basedOn w:val="Normalny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ny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kapitzlist">
    <w:name w:val="List Paragraph"/>
    <w:basedOn w:val="Normalny"/>
    <w:qFormat/>
    <w:pPr>
      <w:ind w:left="720"/>
      <w:contextualSpacing/>
    </w:pPr>
  </w:style>
  <w:style w:type="character" w:styleId="Hipercze">
    <w:name w:val="Hyperlink"/>
    <w:rPr>
      <w:color w:val="0563C1"/>
      <w:u w:val="single"/>
    </w:rPr>
  </w:style>
  <w:style w:type="paragraph" w:styleId="Tekstkomentarza">
    <w:name w:val="annotation text"/>
    <w:basedOn w:val="Normalny"/>
    <w:pPr>
      <w:spacing w:line="240" w:lineRule="auto"/>
    </w:pPr>
    <w:rPr>
      <w:sz w:val="20"/>
      <w:szCs w:val="20"/>
    </w:rPr>
  </w:style>
  <w:style w:type="character" w:styleId="Odwoaniedokomentarza">
    <w:name w:val="annotation reference"/>
    <w:rPr>
      <w:sz w:val="16"/>
      <w:szCs w:val="16"/>
    </w:rPr>
  </w:style>
  <w:style w:type="table" w:styleId="Tabela-Siatka">
    <w:name w:val="Table Grid"/>
    <w:basedOn w:val="Standardowy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1D2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2267</Words>
  <Characters>13628</Characters>
  <Application>Microsoft Office Word</Application>
  <DocSecurity>0</DocSecurity>
  <Lines>400</Lines>
  <Paragraphs>299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Ścieżka wejścia do firmy – Safe Space</vt:lpstr>
    </vt:vector>
  </TitlesOfParts>
  <Company/>
  <LinksUpToDate>false</LinksUpToDate>
  <CharactersWithSpaces>15596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Ścieżka wejścia do firmy – Safe Space</dc:title>
  <dc:description>Claude Docs node/05f5113b-3220@8 docx-w6</dc:description>
  <cp:lastModifiedBy>Mamcarz, Paweł</cp:lastModifiedBy>
  <cp:revision>3</cp:revision>
  <dcterms:created xsi:type="dcterms:W3CDTF">2026-10-03T17:35:00Z</dcterms:created>
  <dcterms:modified xsi:type="dcterms:W3CDTF">2026-10-05T13:56:00Z</dcterms:modified>
</cp:coreProperties>
</file>