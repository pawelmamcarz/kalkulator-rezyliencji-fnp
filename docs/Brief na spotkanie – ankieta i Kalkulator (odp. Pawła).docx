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5EFFFC" w14:textId="77777777" w:rsidR="00AE7DEC" w:rsidRPr="00816EE2" w:rsidRDefault="00000000">
      <w:pPr>
        <w:pStyle w:val="Nagwek1"/>
        <w:rPr>
          <w:lang w:val="pl-PL"/>
        </w:rPr>
      </w:pPr>
      <w:proofErr w:type="spellStart"/>
      <w:r w:rsidRPr="00816EE2">
        <w:rPr>
          <w:lang w:val="pl-PL"/>
        </w:rPr>
        <w:t>Brief</w:t>
      </w:r>
      <w:proofErr w:type="spellEnd"/>
      <w:r w:rsidRPr="00816EE2">
        <w:rPr>
          <w:lang w:val="pl-PL"/>
        </w:rPr>
        <w:t xml:space="preserve"> na spotkanie – ankieta i Kalkulator</w:t>
      </w:r>
    </w:p>
    <w:p w14:paraId="748F391D" w14:textId="77777777" w:rsidR="00AE7DEC" w:rsidRPr="00F34308" w:rsidRDefault="00000000">
      <w:pPr>
        <w:rPr>
          <w:lang w:val="pl-PL"/>
        </w:rPr>
      </w:pPr>
      <w:proofErr w:type="spellStart"/>
      <w:r w:rsidRPr="00F34308">
        <w:rPr>
          <w:lang w:val="pl-PL"/>
        </w:rPr>
        <w:t>Oct</w:t>
      </w:r>
      <w:proofErr w:type="spellEnd"/>
      <w:r w:rsidRPr="00F34308">
        <w:rPr>
          <w:lang w:val="pl-PL"/>
        </w:rPr>
        <w:t xml:space="preserve"> 3, 2026 · @Marta</w:t>
      </w:r>
    </w:p>
    <w:p w14:paraId="358F142F" w14:textId="77777777" w:rsidR="00AE7DEC" w:rsidRPr="00F34308" w:rsidRDefault="00000000">
      <w:pPr>
        <w:pStyle w:val="Nagwek2"/>
        <w:rPr>
          <w:lang w:val="pl-PL"/>
        </w:rPr>
      </w:pPr>
      <w:r w:rsidRPr="00F34308">
        <w:rPr>
          <w:lang w:val="pl-PL"/>
        </w:rPr>
        <w:t>Cel spotkania</w:t>
      </w:r>
    </w:p>
    <w:p w14:paraId="4D061249" w14:textId="77777777" w:rsidR="00AE7DEC" w:rsidRPr="00F34308" w:rsidRDefault="00000000">
      <w:pPr>
        <w:rPr>
          <w:lang w:val="pl-PL"/>
        </w:rPr>
      </w:pPr>
      <w:r w:rsidRPr="00F34308">
        <w:rPr>
          <w:lang w:val="pl-PL"/>
        </w:rPr>
        <w:t>Cel: rozstrzygnąć, czy ankieta i Kalkulator mogą powstać w formie, której wymaga ścieżka „Sprawdź, jak to jest u was”, w jakim czasie i jakim kosztem.</w:t>
      </w:r>
    </w:p>
    <w:p w14:paraId="7CF851BC" w14:textId="77777777" w:rsidR="00AE7DEC" w:rsidRDefault="00000000">
      <w:proofErr w:type="spellStart"/>
      <w:r>
        <w:rPr>
          <w:b/>
        </w:rPr>
        <w:t>Założenia</w:t>
      </w:r>
      <w:proofErr w:type="spellEnd"/>
      <w:r>
        <w:rPr>
          <w:b/>
        </w:rPr>
        <w:t>:</w:t>
      </w:r>
    </w:p>
    <w:p w14:paraId="5D64839E" w14:textId="77777777" w:rsidR="00AE7DEC" w:rsidRPr="00F34308" w:rsidRDefault="00000000">
      <w:pPr>
        <w:pStyle w:val="Akapitzlist"/>
        <w:numPr>
          <w:ilvl w:val="0"/>
          <w:numId w:val="2"/>
        </w:numPr>
        <w:rPr>
          <w:lang w:val="pl-PL"/>
        </w:rPr>
      </w:pPr>
      <w:r w:rsidRPr="00F34308">
        <w:rPr>
          <w:lang w:val="pl-PL"/>
        </w:rPr>
        <w:t>podejście i cała ścieżka (kroki 0–10) są zaakceptowane, nie wracamy do nich;</w:t>
      </w:r>
    </w:p>
    <w:p w14:paraId="741A3B02" w14:textId="77777777" w:rsidR="00AE7DEC" w:rsidRPr="00F34308" w:rsidRDefault="00000000">
      <w:pPr>
        <w:pStyle w:val="Akapitzlist"/>
        <w:numPr>
          <w:ilvl w:val="0"/>
          <w:numId w:val="2"/>
        </w:numPr>
        <w:rPr>
          <w:lang w:val="pl-PL"/>
        </w:rPr>
      </w:pPr>
      <w:r w:rsidRPr="00F34308">
        <w:rPr>
          <w:lang w:val="pl-PL"/>
        </w:rPr>
        <w:t>dyskutujemy tylko o dwóch narzędziach diagnozy: ankiecie i Kalkulatorze;</w:t>
      </w:r>
    </w:p>
    <w:p w14:paraId="2D56AA2C" w14:textId="77777777" w:rsidR="00AE7DEC" w:rsidRPr="00F34308" w:rsidRDefault="00000000">
      <w:pPr>
        <w:pStyle w:val="Akapitzlist"/>
        <w:numPr>
          <w:ilvl w:val="0"/>
          <w:numId w:val="2"/>
        </w:numPr>
        <w:rPr>
          <w:lang w:val="pl-PL"/>
        </w:rPr>
      </w:pPr>
      <w:r w:rsidRPr="00F34308">
        <w:rPr>
          <w:lang w:val="pl-PL"/>
        </w:rPr>
        <w:t>szczegóły obu narzędzi są w dokumencie „Ankieta i Kalkulator – ustalenia robocze”.</w:t>
      </w:r>
    </w:p>
    <w:p w14:paraId="70CB29C8" w14:textId="77777777" w:rsidR="00AE7DEC" w:rsidRPr="00F34308" w:rsidRDefault="00000000">
      <w:pPr>
        <w:rPr>
          <w:lang w:val="pl-PL"/>
        </w:rPr>
      </w:pPr>
      <w:r w:rsidRPr="00F34308">
        <w:rPr>
          <w:b/>
          <w:lang w:val="pl-PL"/>
        </w:rPr>
        <w:t>Oczekiwany rezultat:</w:t>
      </w:r>
      <w:r w:rsidRPr="00F34308">
        <w:rPr>
          <w:lang w:val="pl-PL"/>
        </w:rPr>
        <w:t xml:space="preserve"> decyzja „idziemy dalej / idziemy dalej z warunkami / nie teraz”, lista luk do zamknięcia i osoby za nie odpowiedzialne.</w:t>
      </w:r>
    </w:p>
    <w:p w14:paraId="3D0EC8A8" w14:textId="77777777" w:rsidR="00AE7DEC" w:rsidRPr="00F34308" w:rsidRDefault="00000000">
      <w:pPr>
        <w:rPr>
          <w:lang w:val="pl-PL"/>
        </w:rPr>
      </w:pPr>
      <w:r w:rsidRPr="00F34308">
        <w:rPr>
          <w:b/>
          <w:lang w:val="pl-PL"/>
        </w:rPr>
        <w:t>Kto powinien być:</w:t>
      </w:r>
      <w:r w:rsidRPr="00F34308">
        <w:rPr>
          <w:lang w:val="pl-PL"/>
        </w:rPr>
        <w:t xml:space="preserve"> zarząd fundacji, autor lub opiekun Kalkulatora, osoba odpowiedzialna za relację z Ipsos, w miarę możliwości psychometra (SWPS lub SGH).</w:t>
      </w:r>
    </w:p>
    <w:p w14:paraId="7B349731" w14:textId="77777777" w:rsidR="00AE7DEC" w:rsidRPr="00F34308" w:rsidRDefault="00000000">
      <w:pPr>
        <w:pStyle w:val="Nagwek2"/>
        <w:rPr>
          <w:lang w:val="pl-PL"/>
        </w:rPr>
      </w:pPr>
      <w:r w:rsidRPr="00F34308">
        <w:rPr>
          <w:lang w:val="pl-PL"/>
        </w:rPr>
        <w:t>Stan po pierwszych odpowiedziach</w:t>
      </w:r>
    </w:p>
    <w:p w14:paraId="2B991B8D" w14:textId="77777777" w:rsidR="00AE7DEC" w:rsidRPr="00F34308" w:rsidRDefault="00000000">
      <w:pPr>
        <w:rPr>
          <w:lang w:val="pl-PL"/>
        </w:rPr>
      </w:pPr>
      <w:r w:rsidRPr="00F34308">
        <w:rPr>
          <w:lang w:val="pl-PL"/>
        </w:rPr>
        <w:t>Warunek 1 (benchmark Ipsos) jest spełniony; otwarte zostają Kalkulator, platforma i formalności oraz zasoby.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E7DEC" w14:paraId="39E50705" w14:textId="77777777">
        <w:trPr>
          <w:tblHeader/>
        </w:trPr>
        <w:tc>
          <w:tcPr>
            <w:tcW w:w="3120" w:type="dxa"/>
            <w:shd w:val="clear" w:color="auto" w:fill="F2F2F2"/>
          </w:tcPr>
          <w:p w14:paraId="2BC2C784" w14:textId="77777777" w:rsidR="00AE7DEC" w:rsidRDefault="00000000">
            <w:r>
              <w:t xml:space="preserve">Warunek </w:t>
            </w:r>
            <w:proofErr w:type="spellStart"/>
            <w:r>
              <w:t>krytyczny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A6CDDE1" w14:textId="77777777" w:rsidR="00AE7DEC" w:rsidRDefault="00000000">
            <w:r>
              <w:t>Stan</w:t>
            </w:r>
          </w:p>
        </w:tc>
        <w:tc>
          <w:tcPr>
            <w:tcW w:w="3120" w:type="dxa"/>
            <w:shd w:val="clear" w:color="auto" w:fill="F2F2F2"/>
          </w:tcPr>
          <w:p w14:paraId="6D88F327" w14:textId="77777777" w:rsidR="00AE7DEC" w:rsidRDefault="00000000">
            <w:r>
              <w:t xml:space="preserve">Co </w:t>
            </w:r>
            <w:proofErr w:type="spellStart"/>
            <w:r>
              <w:t>zostaje</w:t>
            </w:r>
            <w:proofErr w:type="spellEnd"/>
            <w:r>
              <w:t xml:space="preserve"> do </w:t>
            </w:r>
            <w:proofErr w:type="spellStart"/>
            <w:r>
              <w:t>spotkania</w:t>
            </w:r>
            <w:proofErr w:type="spellEnd"/>
          </w:p>
        </w:tc>
      </w:tr>
      <w:tr w:rsidR="00AE7DEC" w:rsidRPr="00F34308" w14:paraId="2D30B956" w14:textId="77777777">
        <w:tc>
          <w:tcPr>
            <w:tcW w:w="3120" w:type="dxa"/>
          </w:tcPr>
          <w:p w14:paraId="224B1B37" w14:textId="77777777" w:rsidR="00AE7DEC" w:rsidRPr="00F34308" w:rsidRDefault="00000000">
            <w:pPr>
              <w:rPr>
                <w:lang w:val="pl-PL"/>
                <w:rPrChange w:id="0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1" w:author="Mamcarz, Paweł" w:date="2026-10-03T19:51:00Z" w16du:dateUtc="2026-10-03T17:51:00Z">
                  <w:rPr/>
                </w:rPrChange>
              </w:rPr>
              <w:t>1. Prawo do pytań i wyników Ipsos</w:t>
            </w:r>
          </w:p>
        </w:tc>
        <w:tc>
          <w:tcPr>
            <w:tcW w:w="3120" w:type="dxa"/>
          </w:tcPr>
          <w:p w14:paraId="365FE300" w14:textId="77777777" w:rsidR="00AE7DEC" w:rsidRPr="00F34308" w:rsidRDefault="00000000">
            <w:pPr>
              <w:rPr>
                <w:lang w:val="pl-PL"/>
                <w:rPrChange w:id="2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3" w:author="Mamcarz, Paweł" w:date="2026-10-03T19:51:00Z" w16du:dateUtc="2026-10-03T17:51:00Z">
                  <w:rPr>
                    <w:b/>
                  </w:rPr>
                </w:rPrChange>
              </w:rPr>
              <w:t>Spełniony</w:t>
            </w:r>
            <w:r w:rsidRPr="00F34308">
              <w:rPr>
                <w:lang w:val="pl-PL"/>
                <w:rPrChange w:id="4" w:author="Mamcarz, Paweł" w:date="2026-10-03T19:51:00Z" w16du:dateUtc="2026-10-03T17:51:00Z">
                  <w:rPr/>
                </w:rPrChange>
              </w:rPr>
              <w:t>: kwestionariusz, prawa, surowe dane i dane o branży, wielkości firmy i stanowisku</w:t>
            </w:r>
          </w:p>
        </w:tc>
        <w:tc>
          <w:tcPr>
            <w:tcW w:w="3120" w:type="dxa"/>
          </w:tcPr>
          <w:p w14:paraId="17943E8F" w14:textId="77777777" w:rsidR="00AE7DEC" w:rsidRPr="00F34308" w:rsidRDefault="00000000">
            <w:pPr>
              <w:rPr>
                <w:lang w:val="pl-PL"/>
                <w:rPrChange w:id="5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6" w:author="Mamcarz, Paweł" w:date="2026-10-03T19:51:00Z" w16du:dateUtc="2026-10-03T17:51:00Z">
                  <w:rPr/>
                </w:rPrChange>
              </w:rPr>
              <w:t>Nic; benchmark może być branżowy, nie tylko ogólnopolski</w:t>
            </w:r>
          </w:p>
        </w:tc>
      </w:tr>
      <w:tr w:rsidR="00AE7DEC" w:rsidRPr="00F34308" w14:paraId="24B2EAE1" w14:textId="77777777">
        <w:tc>
          <w:tcPr>
            <w:tcW w:w="3120" w:type="dxa"/>
          </w:tcPr>
          <w:p w14:paraId="4142D35C" w14:textId="77777777" w:rsidR="00AE7DEC" w:rsidRDefault="00000000">
            <w:r>
              <w:t xml:space="preserve">2. </w:t>
            </w:r>
            <w:proofErr w:type="spellStart"/>
            <w:r>
              <w:t>Walidacja</w:t>
            </w:r>
            <w:proofErr w:type="spellEnd"/>
            <w:r>
              <w:t xml:space="preserve"> </w:t>
            </w:r>
            <w:proofErr w:type="spellStart"/>
            <w:r>
              <w:t>ankiety</w:t>
            </w:r>
            <w:proofErr w:type="spellEnd"/>
          </w:p>
        </w:tc>
        <w:tc>
          <w:tcPr>
            <w:tcW w:w="3120" w:type="dxa"/>
          </w:tcPr>
          <w:p w14:paraId="3BB35653" w14:textId="77777777" w:rsidR="00AE7DEC" w:rsidRPr="00F34308" w:rsidRDefault="00000000">
            <w:pPr>
              <w:rPr>
                <w:lang w:val="pl-PL"/>
                <w:rPrChange w:id="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8" w:author="Mamcarz, Paweł" w:date="2026-10-03T19:51:00Z" w16du:dateUtc="2026-10-03T17:51:00Z">
                  <w:rPr>
                    <w:b/>
                  </w:rPr>
                </w:rPrChange>
              </w:rPr>
              <w:t>Częściowo</w:t>
            </w:r>
            <w:r w:rsidRPr="00F34308">
              <w:rPr>
                <w:lang w:val="pl-PL"/>
                <w:rPrChange w:id="9" w:author="Mamcarz, Paweł" w:date="2026-10-03T19:51:00Z" w16du:dateUtc="2026-10-03T17:51:00Z">
                  <w:rPr/>
                </w:rPrChange>
              </w:rPr>
              <w:t>: psychometra jest, mapowanie na filary możliwe</w:t>
            </w:r>
          </w:p>
          <w:p>
            <w:pPr>
              <w:rPr>
                <w:ins w:id="20039" w:author="Paweł Mamcarz" w:date="2026-10-03T14:00:00Z"/>
              </w:rPr>
            </w:pPr>
            <w:ins w:id="20040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Protokół walidacji i plan pilotażu istnieją (Zał. 2); wymagają decyzji o skalach (Ipsos czy skale z literatury) i potwierdzenia statusu rejestracji.</w:t>
              </w:r>
            </w:ins>
          </w:p>
        </w:tc>
        <w:tc>
          <w:tcPr>
            <w:tcW w:w="3120" w:type="dxa"/>
          </w:tcPr>
          <w:p w14:paraId="6A038930" w14:textId="77777777" w:rsidR="00AE7DEC" w:rsidRPr="00F34308" w:rsidRDefault="00000000">
            <w:pPr>
              <w:rPr>
                <w:lang w:val="pl-PL"/>
                <w:rPrChange w:id="10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11" w:author="Mamcarz, Paweł" w:date="2026-10-03T19:51:00Z" w16du:dateUtc="2026-10-03T17:51:00Z">
                  <w:rPr/>
                </w:rPrChange>
              </w:rPr>
              <w:t>Pilotaż: firma i termin (pyt. 9), zmienne skutku (pyt. 11)</w:t>
            </w:r>
          </w:p>
        </w:tc>
      </w:tr>
      <w:tr w:rsidR="00AE7DEC" w14:paraId="24EBB286" w14:textId="77777777">
        <w:tc>
          <w:tcPr>
            <w:tcW w:w="3120" w:type="dxa"/>
          </w:tcPr>
          <w:p w14:paraId="7EE9778D" w14:textId="77777777" w:rsidR="00AE7DEC" w:rsidRDefault="00000000">
            <w:r>
              <w:t xml:space="preserve">3. Model </w:t>
            </w:r>
            <w:proofErr w:type="spellStart"/>
            <w:r>
              <w:t>Kalkulatora</w:t>
            </w:r>
            <w:proofErr w:type="spellEnd"/>
          </w:p>
        </w:tc>
        <w:tc>
          <w:tcPr>
            <w:tcW w:w="3120" w:type="dxa"/>
          </w:tcPr>
          <w:p w14:paraId="5D9C56CE" w14:textId="77777777" w:rsidR="00AE7DEC" w:rsidRPr="00F34308" w:rsidRDefault="00000000">
            <w:pPr>
              <w:rPr>
                <w:lang w:val="pl-PL"/>
                <w:rPrChange w:id="12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13" w:author="Mamcarz, Paweł" w:date="2026-10-03T19:51:00Z" w16du:dateUtc="2026-10-03T17:51:00Z">
                  <w:rPr>
                    <w:b/>
                  </w:rPr>
                </w:rPrChange>
              </w:rPr>
              <w:t>Otwarty</w:t>
            </w:r>
          </w:p>
          <w:p w14:paraId="51BAFCF8" w14:textId="77777777" w:rsidR="00A6150C" w:rsidRPr="00F34308" w:rsidRDefault="00000000">
            <w:pPr>
              <w:rPr>
                <w:lang w:val="pl-PL"/>
                <w:rPrChange w:id="14" w:author="Mamcarz, Paweł" w:date="2026-10-03T19:51:00Z" w16du:dateUtc="2026-10-03T17:51:00Z">
                  <w:rPr/>
                </w:rPrChange>
              </w:rPr>
            </w:pPr>
            <w:ins w:id="15" w:author="Paweł Mamcarz" w:date="2026-10-03T12:00:00Z">
              <w:r w:rsidRPr="00F34308">
                <w:rPr>
                  <w:b/>
                  <w:lang w:val="pl-PL"/>
                  <w:rPrChange w:id="16" w:author="Mamcarz, Paweł" w:date="2026-10-03T19:51:00Z" w16du:dateUtc="2026-10-03T17:51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7" w:author="Mamcarz, Paweł" w:date="2026-10-03T19:51:00Z" w16du:dateUtc="2026-10-03T17:51:00Z">
                    <w:rPr/>
                  </w:rPrChange>
                </w:rPr>
                <w:t>Częściowo. Działa narzędzie publiczne z opisanym modelem i założeniami (scenariusz skali). Brakuje powiązania z ankietą, pomiaru przed/po i testu na danych firmy; szczegóły w pyt. 14–24.</w:t>
              </w:r>
            </w:ins>
          </w:p>
        </w:tc>
        <w:tc>
          <w:tcPr>
            <w:tcW w:w="3120" w:type="dxa"/>
          </w:tcPr>
          <w:p w14:paraId="0D8791A9" w14:textId="77777777" w:rsidR="00AE7DEC" w:rsidRDefault="00000000"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pytania</w:t>
            </w:r>
            <w:proofErr w:type="spellEnd"/>
            <w:r>
              <w:t xml:space="preserve"> 14–24</w:t>
            </w:r>
          </w:p>
        </w:tc>
      </w:tr>
      <w:tr w:rsidR="00AE7DEC" w14:paraId="7631C79D" w14:textId="77777777">
        <w:tc>
          <w:tcPr>
            <w:tcW w:w="3120" w:type="dxa"/>
          </w:tcPr>
          <w:p w14:paraId="012C8604" w14:textId="77777777" w:rsidR="00AE7DEC" w:rsidRPr="00F34308" w:rsidRDefault="00000000">
            <w:pPr>
              <w:rPr>
                <w:lang w:val="pl-PL"/>
                <w:rPrChange w:id="18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19" w:author="Mamcarz, Paweł" w:date="2026-10-03T19:51:00Z" w16du:dateUtc="2026-10-03T17:51:00Z">
                  <w:rPr/>
                </w:rPrChange>
              </w:rPr>
              <w:t>4. Zasoby do analizy i raportu</w:t>
            </w:r>
          </w:p>
        </w:tc>
        <w:tc>
          <w:tcPr>
            <w:tcW w:w="3120" w:type="dxa"/>
          </w:tcPr>
          <w:p w14:paraId="241DF7EF" w14:textId="77777777" w:rsidR="00AE7DEC" w:rsidRDefault="00000000">
            <w:proofErr w:type="spellStart"/>
            <w:r>
              <w:t>Otwarty</w:t>
            </w:r>
            <w:proofErr w:type="spellEnd"/>
          </w:p>
        </w:tc>
        <w:tc>
          <w:tcPr>
            <w:tcW w:w="3120" w:type="dxa"/>
          </w:tcPr>
          <w:p w14:paraId="2CBD534F" w14:textId="77777777" w:rsidR="00AE7DEC" w:rsidRDefault="00000000"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pytania</w:t>
            </w:r>
            <w:proofErr w:type="spellEnd"/>
            <w:r>
              <w:t xml:space="preserve"> 35–41</w:t>
            </w:r>
          </w:p>
        </w:tc>
      </w:tr>
      <w:tr w:rsidR="00AE7DEC" w14:paraId="09A11B45" w14:textId="77777777">
        <w:tc>
          <w:tcPr>
            <w:tcW w:w="3120" w:type="dxa"/>
          </w:tcPr>
          <w:p w14:paraId="6EC3C649" w14:textId="77777777" w:rsidR="00AE7DEC" w:rsidRDefault="00000000">
            <w:r>
              <w:lastRenderedPageBreak/>
              <w:t xml:space="preserve">5. Dane </w:t>
            </w:r>
            <w:proofErr w:type="spellStart"/>
            <w:r>
              <w:t>osobowe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formalności</w:t>
            </w:r>
            <w:proofErr w:type="spellEnd"/>
          </w:p>
        </w:tc>
        <w:tc>
          <w:tcPr>
            <w:tcW w:w="3120" w:type="dxa"/>
          </w:tcPr>
          <w:p w14:paraId="679AC47F" w14:textId="77777777" w:rsidR="00AE7DEC" w:rsidRDefault="00000000">
            <w:proofErr w:type="spellStart"/>
            <w:r>
              <w:t>Otwarty</w:t>
            </w:r>
            <w:proofErr w:type="spellEnd"/>
          </w:p>
          <w:p>
            <w:pPr>
              <w:rPr>
                <w:ins w:id="20041" w:author="Paweł Mamcarz" w:date="2026-10-03T14:00:00Z"/>
              </w:rPr>
            </w:pPr>
            <w:ins w:id="20042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Częściowo. Jest szablon zgody i klauzula RODO dla badania naukowego; brak wzoru umowy powierzenia i inspektora. Projekt dla ścieżki Fundacji: Zał. 4.</w:t>
              </w:r>
            </w:ins>
          </w:p>
        </w:tc>
        <w:tc>
          <w:tcPr>
            <w:tcW w:w="3120" w:type="dxa"/>
          </w:tcPr>
          <w:p w14:paraId="37711E38" w14:textId="77777777" w:rsidR="00AE7DEC" w:rsidRDefault="00000000">
            <w:proofErr w:type="spellStart"/>
            <w:r>
              <w:t>Wszystkie</w:t>
            </w:r>
            <w:proofErr w:type="spellEnd"/>
            <w:r>
              <w:t xml:space="preserve"> </w:t>
            </w:r>
            <w:proofErr w:type="spellStart"/>
            <w:r>
              <w:t>pytania</w:t>
            </w:r>
            <w:proofErr w:type="spellEnd"/>
            <w:r>
              <w:t xml:space="preserve"> 28–34</w:t>
            </w:r>
          </w:p>
        </w:tc>
      </w:tr>
    </w:tbl>
    <w:p w14:paraId="049FE024" w14:textId="77777777" w:rsidR="00AE7DEC" w:rsidRDefault="00000000">
      <w:proofErr w:type="spellStart"/>
      <w:r>
        <w:rPr>
          <w:b/>
        </w:rPr>
        <w:t>Ważne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ustalenia</w:t>
      </w:r>
      <w:proofErr w:type="spellEnd"/>
      <w:r>
        <w:rPr>
          <w:b/>
        </w:rPr>
        <w:t>:</w:t>
      </w:r>
    </w:p>
    <w:p w14:paraId="04666FCB" w14:textId="77777777" w:rsidR="00AE7DEC" w:rsidRDefault="00000000">
      <w:pPr>
        <w:pStyle w:val="Akapitzlist"/>
        <w:numPr>
          <w:ilvl w:val="0"/>
          <w:numId w:val="3"/>
        </w:numPr>
      </w:pPr>
      <w:r w:rsidRPr="00F34308">
        <w:rPr>
          <w:b/>
          <w:lang w:val="pl-PL"/>
          <w:rPrChange w:id="20" w:author="Mamcarz, Paweł" w:date="2026-10-03T19:51:00Z" w16du:dateUtc="2026-10-03T17:51:00Z">
            <w:rPr>
              <w:b/>
            </w:rPr>
          </w:rPrChange>
        </w:rPr>
        <w:t>Oba raporty pochodzą z jednego dużego badania,</w:t>
      </w:r>
      <w:r w:rsidRPr="00F34308">
        <w:rPr>
          <w:lang w:val="pl-PL"/>
          <w:rPrChange w:id="21" w:author="Mamcarz, Paweł" w:date="2026-10-03T19:51:00Z" w16du:dateUtc="2026-10-03T17:51:00Z">
            <w:rPr/>
          </w:rPrChange>
        </w:rPr>
        <w:t xml:space="preserve"> a nie z dwóch edycji. Benchmark jest jeden i spójny, ale nie pokazuje zmian w czasie. </w:t>
      </w:r>
      <w:proofErr w:type="spellStart"/>
      <w:r>
        <w:t>Kolejne</w:t>
      </w:r>
      <w:proofErr w:type="spellEnd"/>
      <w:r>
        <w:t xml:space="preserve"> </w:t>
      </w:r>
      <w:proofErr w:type="spellStart"/>
      <w:r>
        <w:t>badanie</w:t>
      </w:r>
      <w:proofErr w:type="spellEnd"/>
      <w:r>
        <w:t xml:space="preserve"> </w:t>
      </w:r>
      <w:proofErr w:type="spellStart"/>
      <w:r>
        <w:t>warto</w:t>
      </w:r>
      <w:proofErr w:type="spellEnd"/>
      <w:r>
        <w:t xml:space="preserve"> </w:t>
      </w:r>
      <w:proofErr w:type="spellStart"/>
      <w:r>
        <w:t>zaprojektować</w:t>
      </w:r>
      <w:proofErr w:type="spellEnd"/>
      <w:r>
        <w:t xml:space="preserve"> pod </w:t>
      </w:r>
      <w:proofErr w:type="spellStart"/>
      <w:r>
        <w:t>narzędzie</w:t>
      </w:r>
      <w:proofErr w:type="spellEnd"/>
      <w:r>
        <w:t>.</w:t>
      </w:r>
    </w:p>
    <w:p w14:paraId="68DB6063" w14:textId="77777777" w:rsidR="00AE7DEC" w:rsidRPr="00F34308" w:rsidRDefault="00000000">
      <w:pPr>
        <w:pStyle w:val="Akapitzlist"/>
        <w:numPr>
          <w:ilvl w:val="0"/>
          <w:numId w:val="3"/>
        </w:numPr>
        <w:rPr>
          <w:lang w:val="pl-PL"/>
          <w:rPrChange w:id="22" w:author="Mamcarz, Paweł" w:date="2026-10-03T19:51:00Z" w16du:dateUtc="2026-10-03T17:51:00Z">
            <w:rPr/>
          </w:rPrChange>
        </w:rPr>
      </w:pPr>
      <w:r w:rsidRPr="00F34308">
        <w:rPr>
          <w:b/>
          <w:lang w:val="pl-PL"/>
          <w:rPrChange w:id="23" w:author="Mamcarz, Paweł" w:date="2026-10-03T19:51:00Z" w16du:dateUtc="2026-10-03T17:51:00Z">
            <w:rPr>
              <w:b/>
            </w:rPr>
          </w:rPrChange>
        </w:rPr>
        <w:t>Badanie było najpewniej realizowane online</w:t>
      </w:r>
      <w:r w:rsidRPr="00F34308">
        <w:rPr>
          <w:lang w:val="pl-PL"/>
          <w:rPrChange w:id="24" w:author="Mamcarz, Paweł" w:date="2026-10-03T19:51:00Z" w16du:dateUtc="2026-10-03T17:51:00Z">
            <w:rPr/>
          </w:rPrChange>
        </w:rPr>
        <w:t xml:space="preserve"> (do potwierdzenia). Ten sam tryb co ankieta w firmie poprawia porównywalność.</w:t>
      </w:r>
    </w:p>
    <w:p w14:paraId="430DA529" w14:textId="77777777" w:rsidR="00AE7DEC" w:rsidRPr="00F34308" w:rsidRDefault="00000000">
      <w:pPr>
        <w:pStyle w:val="Akapitzlist"/>
        <w:numPr>
          <w:ilvl w:val="0"/>
          <w:numId w:val="3"/>
        </w:numPr>
        <w:rPr>
          <w:lang w:val="pl-PL"/>
          <w:rPrChange w:id="25" w:author="Mamcarz, Paweł" w:date="2026-10-03T19:51:00Z" w16du:dateUtc="2026-10-03T17:51:00Z">
            <w:rPr/>
          </w:rPrChange>
        </w:rPr>
      </w:pPr>
      <w:r w:rsidRPr="00F34308">
        <w:rPr>
          <w:b/>
          <w:lang w:val="pl-PL"/>
          <w:rPrChange w:id="26" w:author="Mamcarz, Paweł" w:date="2026-10-03T19:51:00Z" w16du:dateUtc="2026-10-03T17:51:00Z">
            <w:rPr>
              <w:b/>
            </w:rPr>
          </w:rPrChange>
        </w:rPr>
        <w:t>Skala odpowiedzi pochodzi z badania Ipsos.</w:t>
      </w:r>
      <w:r w:rsidRPr="00F34308">
        <w:rPr>
          <w:lang w:val="pl-PL"/>
          <w:rPrChange w:id="27" w:author="Mamcarz, Paweł" w:date="2026-10-03T19:51:00Z" w16du:dateUtc="2026-10-03T17:51:00Z">
            <w:rPr/>
          </w:rPrChange>
        </w:rPr>
        <w:t xml:space="preserve"> Nie używamy gotowych skal z literatury, więc odpada ryzyko licencyjne.</w:t>
      </w:r>
    </w:p>
    <w:p w14:paraId="7D85DEA5" w14:textId="77777777" w:rsidR="00AE7DEC" w:rsidRDefault="00000000">
      <w:pPr>
        <w:pStyle w:val="Akapitzlist"/>
        <w:numPr>
          <w:ilvl w:val="0"/>
          <w:numId w:val="3"/>
        </w:numPr>
      </w:pPr>
      <w:proofErr w:type="spellStart"/>
      <w:r>
        <w:rPr>
          <w:b/>
        </w:rPr>
        <w:t>Próg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anonimowości</w:t>
      </w:r>
      <w:proofErr w:type="spellEnd"/>
      <w:r>
        <w:rPr>
          <w:b/>
        </w:rPr>
        <w:t xml:space="preserve">: 5 </w:t>
      </w:r>
      <w:proofErr w:type="spellStart"/>
      <w:r>
        <w:rPr>
          <w:b/>
        </w:rPr>
        <w:t>osób</w:t>
      </w:r>
      <w:proofErr w:type="spellEnd"/>
      <w:r>
        <w:rPr>
          <w:b/>
        </w:rPr>
        <w:t>.</w:t>
      </w:r>
    </w:p>
    <w:p w14:paraId="13BB6E75" w14:textId="77777777" w:rsidR="00AE7DEC" w:rsidRPr="00F34308" w:rsidRDefault="00000000">
      <w:pPr>
        <w:pStyle w:val="Akapitzlist"/>
        <w:numPr>
          <w:ilvl w:val="0"/>
          <w:numId w:val="3"/>
        </w:numPr>
        <w:rPr>
          <w:lang w:val="pl-PL"/>
          <w:rPrChange w:id="28" w:author="Mamcarz, Paweł" w:date="2026-10-03T19:51:00Z" w16du:dateUtc="2026-10-03T17:51:00Z">
            <w:rPr/>
          </w:rPrChange>
        </w:rPr>
      </w:pPr>
      <w:r w:rsidRPr="00F34308">
        <w:rPr>
          <w:b/>
          <w:lang w:val="pl-PL"/>
          <w:rPrChange w:id="29" w:author="Mamcarz, Paweł" w:date="2026-10-03T19:51:00Z" w16du:dateUtc="2026-10-03T17:51:00Z">
            <w:rPr>
              <w:b/>
            </w:rPr>
          </w:rPrChange>
        </w:rPr>
        <w:t>Długość ankiety ustala twórca narzędzia.</w:t>
      </w:r>
    </w:p>
    <w:p w14:paraId="1889446A" w14:textId="77777777" w:rsidR="00AE7DEC" w:rsidRPr="00F34308" w:rsidRDefault="00000000">
      <w:pPr>
        <w:pStyle w:val="Akapitzlist"/>
        <w:numPr>
          <w:ilvl w:val="0"/>
          <w:numId w:val="3"/>
        </w:numPr>
        <w:rPr>
          <w:lang w:val="pl-PL"/>
          <w:rPrChange w:id="30" w:author="Mamcarz, Paweł" w:date="2026-10-03T19:51:00Z" w16du:dateUtc="2026-10-03T17:51:00Z">
            <w:rPr/>
          </w:rPrChange>
        </w:rPr>
      </w:pPr>
      <w:r w:rsidRPr="00F34308">
        <w:rPr>
          <w:b/>
          <w:lang w:val="pl-PL"/>
          <w:rPrChange w:id="31" w:author="Mamcarz, Paweł" w:date="2026-10-03T19:51:00Z" w16du:dateUtc="2026-10-03T17:51:00Z">
            <w:rPr>
              <w:b/>
            </w:rPr>
          </w:rPrChange>
        </w:rPr>
        <w:t>Badanie założycielskie ze sponsorami:</w:t>
      </w:r>
      <w:r w:rsidRPr="00F34308">
        <w:rPr>
          <w:lang w:val="pl-PL"/>
          <w:rPrChange w:id="32" w:author="Mamcarz, Paweł" w:date="2026-10-03T19:51:00Z" w16du:dateUtc="2026-10-03T17:51:00Z">
            <w:rPr/>
          </w:rPrChange>
        </w:rPr>
        <w:t xml:space="preserve"> na razie za wcześnie, wracamy do tematu później.</w:t>
      </w:r>
    </w:p>
    <w:p w14:paraId="65125C0A" w14:textId="77777777" w:rsidR="00AE7DEC" w:rsidRPr="00F34308" w:rsidRDefault="00000000">
      <w:pPr>
        <w:pStyle w:val="Nagwek2"/>
        <w:rPr>
          <w:lang w:val="pl-PL"/>
          <w:rPrChange w:id="33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4" w:author="Mamcarz, Paweł" w:date="2026-10-03T19:51:00Z" w16du:dateUtc="2026-10-03T17:51:00Z">
            <w:rPr/>
          </w:rPrChange>
        </w:rPr>
        <w:t>Kiedy pomysł jest wykonalny</w:t>
      </w:r>
    </w:p>
    <w:p w14:paraId="0C61DB0E" w14:textId="77777777" w:rsidR="00AE7DEC" w:rsidRPr="00F34308" w:rsidRDefault="00000000">
      <w:pPr>
        <w:rPr>
          <w:lang w:val="pl-PL"/>
          <w:rPrChange w:id="35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6" w:author="Mamcarz, Paweł" w:date="2026-10-03T19:51:00Z" w16du:dateUtc="2026-10-03T17:51:00Z">
            <w:rPr/>
          </w:rPrChange>
        </w:rPr>
        <w:t>Pomysł jest wykonalny, jeśli pięć warunków krytycznych ma odpowiedź „tak” albo realny plan dojścia do „tak” przed pierwszym klientem.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052DE715" w14:textId="77777777">
        <w:trPr>
          <w:tblHeader/>
        </w:trPr>
        <w:tc>
          <w:tcPr>
            <w:tcW w:w="2340" w:type="dxa"/>
            <w:shd w:val="clear" w:color="auto" w:fill="F2F2F2"/>
          </w:tcPr>
          <w:p w14:paraId="211D5F63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7EE10E63" w14:textId="77777777" w:rsidR="00AE7DEC" w:rsidRDefault="00000000">
            <w:r>
              <w:t xml:space="preserve">Warunek </w:t>
            </w:r>
            <w:proofErr w:type="spellStart"/>
            <w:r>
              <w:t>krytyczny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AF1D95D" w14:textId="77777777" w:rsidR="00AE7DEC" w:rsidRDefault="00000000">
            <w:r>
              <w:t xml:space="preserve">„Tak” </w:t>
            </w:r>
            <w:proofErr w:type="spellStart"/>
            <w:r>
              <w:t>oznacza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B2C7FC1" w14:textId="77777777" w:rsidR="00AE7DEC" w:rsidRDefault="00000000">
            <w:r>
              <w:t xml:space="preserve">„Nie” </w:t>
            </w:r>
            <w:proofErr w:type="spellStart"/>
            <w:r>
              <w:t>oznacza</w:t>
            </w:r>
            <w:proofErr w:type="spellEnd"/>
          </w:p>
        </w:tc>
      </w:tr>
      <w:tr w:rsidR="00AE7DEC" w:rsidRPr="00F34308" w14:paraId="17CB463D" w14:textId="77777777">
        <w:tc>
          <w:tcPr>
            <w:tcW w:w="2340" w:type="dxa"/>
          </w:tcPr>
          <w:p w14:paraId="4D06CD8C" w14:textId="77777777" w:rsidR="00AE7DEC" w:rsidRDefault="00000000">
            <w:r>
              <w:t>1</w:t>
            </w:r>
          </w:p>
        </w:tc>
        <w:tc>
          <w:tcPr>
            <w:tcW w:w="2340" w:type="dxa"/>
          </w:tcPr>
          <w:p w14:paraId="19084130" w14:textId="77777777" w:rsidR="00AE7DEC" w:rsidRPr="00F34308" w:rsidRDefault="00000000">
            <w:pPr>
              <w:rPr>
                <w:lang w:val="pl-PL"/>
                <w:rPrChange w:id="3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38" w:author="Mamcarz, Paweł" w:date="2026-10-03T19:51:00Z" w16du:dateUtc="2026-10-03T17:51:00Z">
                  <w:rPr>
                    <w:b/>
                  </w:rPr>
                </w:rPrChange>
              </w:rPr>
              <w:t>Mamy prawo używać pytań Ipsos i porównywać z wynikami</w:t>
            </w:r>
          </w:p>
        </w:tc>
        <w:tc>
          <w:tcPr>
            <w:tcW w:w="2340" w:type="dxa"/>
          </w:tcPr>
          <w:p w14:paraId="6CB9934B" w14:textId="77777777" w:rsidR="00AE7DEC" w:rsidRPr="00F34308" w:rsidRDefault="00000000">
            <w:pPr>
              <w:rPr>
                <w:lang w:val="pl-PL"/>
                <w:rPrChange w:id="39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40" w:author="Mamcarz, Paweł" w:date="2026-10-03T19:51:00Z" w16du:dateUtc="2026-10-03T17:51:00Z">
                  <w:rPr/>
                </w:rPrChange>
              </w:rPr>
              <w:t>Benchmark „na tle Polski” jest w ofercie</w:t>
            </w:r>
          </w:p>
        </w:tc>
        <w:tc>
          <w:tcPr>
            <w:tcW w:w="2340" w:type="dxa"/>
          </w:tcPr>
          <w:p w14:paraId="2654A1AE" w14:textId="77777777" w:rsidR="00AE7DEC" w:rsidRPr="00F34308" w:rsidRDefault="00000000">
            <w:pPr>
              <w:rPr>
                <w:lang w:val="pl-PL"/>
                <w:rPrChange w:id="41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42" w:author="Mamcarz, Paweł" w:date="2026-10-03T19:51:00Z" w16du:dateUtc="2026-10-03T17:51:00Z">
                  <w:rPr/>
                </w:rPrChange>
              </w:rPr>
              <w:t>Tracimy jeden z głównych wyróżników; benchmark trzeba zbudować od zera</w:t>
            </w:r>
          </w:p>
        </w:tc>
      </w:tr>
      <w:tr w:rsidR="00AE7DEC" w:rsidRPr="00F34308" w14:paraId="67BA2BA6" w14:textId="77777777">
        <w:tc>
          <w:tcPr>
            <w:tcW w:w="2340" w:type="dxa"/>
          </w:tcPr>
          <w:p w14:paraId="6C524436" w14:textId="77777777" w:rsidR="00AE7DEC" w:rsidRDefault="00000000">
            <w:r>
              <w:t>2</w:t>
            </w:r>
          </w:p>
        </w:tc>
        <w:tc>
          <w:tcPr>
            <w:tcW w:w="2340" w:type="dxa"/>
          </w:tcPr>
          <w:p w14:paraId="2B0FB258" w14:textId="77777777" w:rsidR="00AE7DEC" w:rsidRPr="00F34308" w:rsidRDefault="00000000">
            <w:pPr>
              <w:rPr>
                <w:lang w:val="pl-PL"/>
                <w:rPrChange w:id="43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44" w:author="Mamcarz, Paweł" w:date="2026-10-03T19:51:00Z" w16du:dateUtc="2026-10-03T17:51:00Z">
                  <w:rPr>
                    <w:b/>
                  </w:rPr>
                </w:rPrChange>
              </w:rPr>
              <w:t>Ankieta da się zwalidować w rozsądnym czasie</w:t>
            </w:r>
          </w:p>
        </w:tc>
        <w:tc>
          <w:tcPr>
            <w:tcW w:w="2340" w:type="dxa"/>
          </w:tcPr>
          <w:p w14:paraId="1439B502" w14:textId="77777777" w:rsidR="00AE7DEC" w:rsidRPr="00F34308" w:rsidRDefault="00000000">
            <w:pPr>
              <w:rPr>
                <w:lang w:val="pl-PL"/>
                <w:rPrChange w:id="45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46" w:author="Mamcarz, Paweł" w:date="2026-10-03T19:51:00Z" w16du:dateUtc="2026-10-03T17:51:00Z">
                  <w:rPr/>
                </w:rPrChange>
              </w:rPr>
              <w:t>Narzędzie można bronić przed klientem i mediami</w:t>
            </w:r>
          </w:p>
        </w:tc>
        <w:tc>
          <w:tcPr>
            <w:tcW w:w="2340" w:type="dxa"/>
          </w:tcPr>
          <w:p w14:paraId="04E1DBCE" w14:textId="77777777" w:rsidR="00AE7DEC" w:rsidRPr="00F34308" w:rsidRDefault="00000000">
            <w:pPr>
              <w:rPr>
                <w:lang w:val="pl-PL"/>
                <w:rPrChange w:id="4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48" w:author="Mamcarz, Paweł" w:date="2026-10-03T19:51:00Z" w16du:dateUtc="2026-10-03T17:51:00Z">
                  <w:rPr/>
                </w:rPrChange>
              </w:rPr>
              <w:t>Sprzedajemy ankietę bez podstaw; ryzyko reputacyjne</w:t>
            </w:r>
          </w:p>
        </w:tc>
      </w:tr>
      <w:tr w:rsidR="00AE7DEC" w14:paraId="7EEA070B" w14:textId="77777777">
        <w:tc>
          <w:tcPr>
            <w:tcW w:w="2340" w:type="dxa"/>
          </w:tcPr>
          <w:p w14:paraId="6C2979E3" w14:textId="77777777" w:rsidR="00AE7DEC" w:rsidRDefault="00000000">
            <w:r>
              <w:t>3</w:t>
            </w:r>
          </w:p>
        </w:tc>
        <w:tc>
          <w:tcPr>
            <w:tcW w:w="2340" w:type="dxa"/>
          </w:tcPr>
          <w:p w14:paraId="0E35D99A" w14:textId="77777777" w:rsidR="00AE7DEC" w:rsidRPr="00F34308" w:rsidRDefault="00000000">
            <w:pPr>
              <w:rPr>
                <w:lang w:val="pl-PL"/>
                <w:rPrChange w:id="49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50" w:author="Mamcarz, Paweł" w:date="2026-10-03T19:51:00Z" w16du:dateUtc="2026-10-03T17:51:00Z">
                  <w:rPr>
                    <w:b/>
                  </w:rPr>
                </w:rPrChange>
              </w:rPr>
              <w:t>Kalkulator ma opisany model i założenia</w:t>
            </w:r>
          </w:p>
        </w:tc>
        <w:tc>
          <w:tcPr>
            <w:tcW w:w="2340" w:type="dxa"/>
          </w:tcPr>
          <w:p w14:paraId="42E99E38" w14:textId="77777777" w:rsidR="00AE7DEC" w:rsidRPr="00F34308" w:rsidRDefault="00000000">
            <w:pPr>
              <w:rPr>
                <w:lang w:val="pl-PL"/>
                <w:rPrChange w:id="51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52" w:author="Mamcarz, Paweł" w:date="2026-10-03T19:51:00Z" w16du:dateUtc="2026-10-03T17:51:00Z">
                  <w:rPr/>
                </w:rPrChange>
              </w:rPr>
              <w:t>Wynik da się wyjaśnić zarządowi klienta</w:t>
            </w:r>
          </w:p>
        </w:tc>
        <w:tc>
          <w:tcPr>
            <w:tcW w:w="2340" w:type="dxa"/>
          </w:tcPr>
          <w:p w14:paraId="1767A9CE" w14:textId="77777777" w:rsidR="00AE7DEC" w:rsidRDefault="00000000">
            <w:proofErr w:type="spellStart"/>
            <w:r>
              <w:t>Zostaje</w:t>
            </w:r>
            <w:proofErr w:type="spellEnd"/>
            <w:r>
              <w:t xml:space="preserve"> </w:t>
            </w:r>
            <w:proofErr w:type="spellStart"/>
            <w:r>
              <w:t>obietnica</w:t>
            </w:r>
            <w:proofErr w:type="spellEnd"/>
            <w:r>
              <w:t xml:space="preserve"> bez </w:t>
            </w:r>
            <w:proofErr w:type="spellStart"/>
            <w:r>
              <w:t>pokrycia</w:t>
            </w:r>
            <w:proofErr w:type="spellEnd"/>
          </w:p>
        </w:tc>
      </w:tr>
      <w:tr w:rsidR="00AE7DEC" w:rsidRPr="00F34308" w14:paraId="681DF64F" w14:textId="77777777">
        <w:tc>
          <w:tcPr>
            <w:tcW w:w="2340" w:type="dxa"/>
          </w:tcPr>
          <w:p w14:paraId="731D2E93" w14:textId="77777777" w:rsidR="00AE7DEC" w:rsidRDefault="00000000">
            <w:r>
              <w:t>4</w:t>
            </w:r>
          </w:p>
        </w:tc>
        <w:tc>
          <w:tcPr>
            <w:tcW w:w="2340" w:type="dxa"/>
          </w:tcPr>
          <w:p w14:paraId="4190A7BA" w14:textId="77777777" w:rsidR="00AE7DEC" w:rsidRPr="00F34308" w:rsidRDefault="00000000">
            <w:pPr>
              <w:rPr>
                <w:lang w:val="pl-PL"/>
                <w:rPrChange w:id="53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54" w:author="Mamcarz, Paweł" w:date="2026-10-03T19:51:00Z" w16du:dateUtc="2026-10-03T17:51:00Z">
                  <w:rPr>
                    <w:b/>
                  </w:rPr>
                </w:rPrChange>
              </w:rPr>
              <w:t>Mamy kim przeprowadzić analizę i raport</w:t>
            </w:r>
          </w:p>
        </w:tc>
        <w:tc>
          <w:tcPr>
            <w:tcW w:w="2340" w:type="dxa"/>
          </w:tcPr>
          <w:p w14:paraId="657F5AD1" w14:textId="77777777" w:rsidR="00AE7DEC" w:rsidRPr="00F34308" w:rsidRDefault="00000000">
            <w:pPr>
              <w:rPr>
                <w:lang w:val="pl-PL"/>
                <w:rPrChange w:id="55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56" w:author="Mamcarz, Paweł" w:date="2026-10-03T19:51:00Z" w16du:dateUtc="2026-10-03T17:51:00Z">
                  <w:rPr/>
                </w:rPrChange>
              </w:rPr>
              <w:t>Diagnoza powstaje w standardzie, powtarzalnie</w:t>
            </w:r>
          </w:p>
        </w:tc>
        <w:tc>
          <w:tcPr>
            <w:tcW w:w="2340" w:type="dxa"/>
          </w:tcPr>
          <w:p w14:paraId="61CBF25E" w14:textId="77777777" w:rsidR="00AE7DEC" w:rsidRPr="00F34308" w:rsidRDefault="00000000">
            <w:pPr>
              <w:rPr>
                <w:lang w:val="pl-PL"/>
                <w:rPrChange w:id="5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58" w:author="Mamcarz, Paweł" w:date="2026-10-03T19:51:00Z" w16du:dateUtc="2026-10-03T17:51:00Z">
                  <w:rPr/>
                </w:rPrChange>
              </w:rPr>
              <w:t>Każdy raport zależy od jednej osoby; brak skali</w:t>
            </w:r>
          </w:p>
        </w:tc>
      </w:tr>
      <w:tr w:rsidR="00AE7DEC" w:rsidRPr="00F34308" w14:paraId="7B095ADC" w14:textId="77777777">
        <w:tc>
          <w:tcPr>
            <w:tcW w:w="2340" w:type="dxa"/>
          </w:tcPr>
          <w:p w14:paraId="607F1FB2" w14:textId="77777777" w:rsidR="00AE7DEC" w:rsidRDefault="00000000">
            <w:r>
              <w:t>5</w:t>
            </w:r>
          </w:p>
        </w:tc>
        <w:tc>
          <w:tcPr>
            <w:tcW w:w="2340" w:type="dxa"/>
          </w:tcPr>
          <w:p w14:paraId="07EFD831" w14:textId="77777777" w:rsidR="00AE7DEC" w:rsidRPr="00F34308" w:rsidRDefault="00000000">
            <w:pPr>
              <w:rPr>
                <w:lang w:val="pl-PL"/>
                <w:rPrChange w:id="59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60" w:author="Mamcarz, Paweł" w:date="2026-10-03T19:51:00Z" w16du:dateUtc="2026-10-03T17:51:00Z">
                  <w:rPr>
                    <w:b/>
                  </w:rPr>
                </w:rPrChange>
              </w:rPr>
              <w:t>Dane osobowe i umowy są do ogarnięcia</w:t>
            </w:r>
          </w:p>
        </w:tc>
        <w:tc>
          <w:tcPr>
            <w:tcW w:w="2340" w:type="dxa"/>
          </w:tcPr>
          <w:p w14:paraId="17459231" w14:textId="77777777" w:rsidR="00AE7DEC" w:rsidRPr="00F34308" w:rsidRDefault="00000000">
            <w:pPr>
              <w:rPr>
                <w:lang w:val="pl-PL"/>
                <w:rPrChange w:id="61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62" w:author="Mamcarz, Paweł" w:date="2026-10-03T19:51:00Z" w16du:dateUtc="2026-10-03T17:51:00Z">
                  <w:rPr/>
                </w:rPrChange>
              </w:rPr>
              <w:t>Firma może bezpiecznie przekazać dane</w:t>
            </w:r>
          </w:p>
        </w:tc>
        <w:tc>
          <w:tcPr>
            <w:tcW w:w="2340" w:type="dxa"/>
          </w:tcPr>
          <w:p w14:paraId="630612BA" w14:textId="77777777" w:rsidR="00AE7DEC" w:rsidRPr="00F34308" w:rsidRDefault="00000000">
            <w:pPr>
              <w:rPr>
                <w:lang w:val="pl-PL"/>
                <w:rPrChange w:id="63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64" w:author="Mamcarz, Paweł" w:date="2026-10-03T19:51:00Z" w16du:dateUtc="2026-10-03T17:51:00Z">
                  <w:rPr/>
                </w:rPrChange>
              </w:rPr>
              <w:t>Klient zatrzyma się na dziale prawnym</w:t>
            </w:r>
          </w:p>
        </w:tc>
      </w:tr>
    </w:tbl>
    <w:p w14:paraId="30EF9C57" w14:textId="77777777" w:rsidR="00AE7DEC" w:rsidRPr="00F34308" w:rsidRDefault="00000000">
      <w:pPr>
        <w:rPr>
          <w:lang w:val="pl-PL"/>
          <w:rPrChange w:id="65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66" w:author="Mamcarz, Paweł" w:date="2026-10-03T19:51:00Z" w16du:dateUtc="2026-10-03T17:51:00Z">
            <w:rPr/>
          </w:rPrChange>
        </w:rPr>
        <w:t>Warunki uzupełniające (nie blokują startu, ale wpływają na ofertę): platforma, koszt jednej diagnozy, czas realizacji, minimalna wielkość firmy.</w:t>
      </w:r>
    </w:p>
    <w:p w14:paraId="734D772A" w14:textId="77777777" w:rsidR="00AE7DEC" w:rsidRPr="00F34308" w:rsidRDefault="00000000">
      <w:pPr>
        <w:pStyle w:val="Nagwek2"/>
        <w:rPr>
          <w:lang w:val="pl-PL"/>
          <w:rPrChange w:id="67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68" w:author="Mamcarz, Paweł" w:date="2026-10-03T19:51:00Z" w16du:dateUtc="2026-10-03T17:51:00Z">
            <w:rPr/>
          </w:rPrChange>
        </w:rPr>
        <w:lastRenderedPageBreak/>
        <w:t>Pytania o ankietę</w:t>
      </w:r>
    </w:p>
    <w:p w14:paraId="7DE183FC" w14:textId="77777777" w:rsidR="00AE7DEC" w:rsidRPr="00F34308" w:rsidRDefault="00000000">
      <w:pPr>
        <w:rPr>
          <w:lang w:val="pl-PL"/>
          <w:rPrChange w:id="69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70" w:author="Mamcarz, Paweł" w:date="2026-10-03T19:51:00Z" w16du:dateUtc="2026-10-03T17:51:00Z">
            <w:rPr/>
          </w:rPrChange>
        </w:rPr>
        <w:t>Większość pytań o ankietę ma już odpowiedź; otwarte zostają pilotaż (9) i zmienne skutku (11), a długość ankiety (12) przechodzi do twórcy narzędzia.</w:t>
      </w:r>
    </w:p>
    <w:p w14:paraId="4F9152CE" w14:textId="77777777" w:rsidR="00AE7DEC" w:rsidRDefault="00000000">
      <w:pPr>
        <w:pStyle w:val="Nagwek3"/>
      </w:pPr>
      <w:proofErr w:type="spellStart"/>
      <w:r>
        <w:t>Badanie</w:t>
      </w:r>
      <w:proofErr w:type="spellEnd"/>
      <w:r>
        <w:t xml:space="preserve"> Ipsos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prawa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405DFBE9" w14:textId="77777777">
        <w:trPr>
          <w:tblHeader/>
        </w:trPr>
        <w:tc>
          <w:tcPr>
            <w:tcW w:w="2340" w:type="dxa"/>
            <w:shd w:val="clear" w:color="auto" w:fill="F2F2F2"/>
          </w:tcPr>
          <w:p w14:paraId="15229735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6B0F9515" w14:textId="77777777" w:rsidR="00AE7DEC" w:rsidRDefault="00000000">
            <w:proofErr w:type="spellStart"/>
            <w:r>
              <w:t>Pytanie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FD735BF" w14:textId="77777777" w:rsidR="00AE7DEC" w:rsidRDefault="00000000">
            <w:r>
              <w:t>Stan</w:t>
            </w:r>
          </w:p>
        </w:tc>
        <w:tc>
          <w:tcPr>
            <w:tcW w:w="2340" w:type="dxa"/>
            <w:shd w:val="clear" w:color="auto" w:fill="F2F2F2"/>
          </w:tcPr>
          <w:p w14:paraId="0E35C89E" w14:textId="77777777" w:rsidR="00AE7DEC" w:rsidRDefault="00000000">
            <w:r>
              <w:t xml:space="preserve">Co to </w:t>
            </w:r>
            <w:proofErr w:type="spellStart"/>
            <w:r>
              <w:t>oznacza</w:t>
            </w:r>
            <w:proofErr w:type="spellEnd"/>
          </w:p>
        </w:tc>
      </w:tr>
      <w:tr w:rsidR="00AE7DEC" w:rsidRPr="00F34308" w14:paraId="7E137590" w14:textId="77777777">
        <w:tc>
          <w:tcPr>
            <w:tcW w:w="2340" w:type="dxa"/>
          </w:tcPr>
          <w:p w14:paraId="7096016B" w14:textId="77777777" w:rsidR="00AE7DEC" w:rsidRDefault="00000000">
            <w:r>
              <w:t>1</w:t>
            </w:r>
          </w:p>
        </w:tc>
        <w:tc>
          <w:tcPr>
            <w:tcW w:w="2340" w:type="dxa"/>
          </w:tcPr>
          <w:p w14:paraId="45C155AA" w14:textId="77777777" w:rsidR="00AE7DEC" w:rsidRPr="00F34308" w:rsidRDefault="00000000">
            <w:pPr>
              <w:rPr>
                <w:lang w:val="pl-PL"/>
                <w:rPrChange w:id="71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72" w:author="Mamcarz, Paweł" w:date="2026-10-03T19:51:00Z" w16du:dateUtc="2026-10-03T17:51:00Z">
                  <w:rPr/>
                </w:rPrChange>
              </w:rPr>
              <w:t>Czy mamy pełny kwestionariusz badania?</w:t>
            </w:r>
          </w:p>
        </w:tc>
        <w:tc>
          <w:tcPr>
            <w:tcW w:w="2340" w:type="dxa"/>
          </w:tcPr>
          <w:p w14:paraId="250034E6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13FA22BD" w14:textId="77777777" w:rsidR="00AE7DEC" w:rsidRPr="00F34308" w:rsidRDefault="00000000">
            <w:pPr>
              <w:rPr>
                <w:lang w:val="pl-PL"/>
                <w:rPrChange w:id="73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74" w:author="Mamcarz, Paweł" w:date="2026-10-03T19:51:00Z" w16du:dateUtc="2026-10-03T17:51:00Z">
                  <w:rPr/>
                </w:rPrChange>
              </w:rPr>
              <w:t>Możemy przenieść pytania słowo w słowo</w:t>
            </w:r>
          </w:p>
        </w:tc>
      </w:tr>
      <w:tr w:rsidR="00AE7DEC" w:rsidRPr="00F34308" w14:paraId="6CEE68B9" w14:textId="77777777">
        <w:tc>
          <w:tcPr>
            <w:tcW w:w="2340" w:type="dxa"/>
          </w:tcPr>
          <w:p w14:paraId="4B920B66" w14:textId="77777777" w:rsidR="00AE7DEC" w:rsidRDefault="00000000">
            <w:r>
              <w:t>2</w:t>
            </w:r>
          </w:p>
        </w:tc>
        <w:tc>
          <w:tcPr>
            <w:tcW w:w="2340" w:type="dxa"/>
          </w:tcPr>
          <w:p w14:paraId="3CCC2C16" w14:textId="77777777" w:rsidR="00AE7DEC" w:rsidRPr="00F34308" w:rsidRDefault="00000000">
            <w:pPr>
              <w:rPr>
                <w:lang w:val="pl-PL"/>
                <w:rPrChange w:id="75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76" w:author="Mamcarz, Paweł" w:date="2026-10-03T19:51:00Z" w16du:dateUtc="2026-10-03T17:51:00Z">
                  <w:rPr/>
                </w:rPrChange>
              </w:rPr>
              <w:t>Kto jest właścicielem pytań i wyników?</w:t>
            </w:r>
          </w:p>
        </w:tc>
        <w:tc>
          <w:tcPr>
            <w:tcW w:w="2340" w:type="dxa"/>
          </w:tcPr>
          <w:p w14:paraId="7FC40E45" w14:textId="77777777" w:rsidR="00AE7DEC" w:rsidRPr="00F34308" w:rsidRDefault="00000000">
            <w:pPr>
              <w:rPr>
                <w:lang w:val="pl-PL"/>
                <w:rPrChange w:id="7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b/>
                <w:lang w:val="pl-PL"/>
                <w:rPrChange w:id="78" w:author="Mamcarz, Paweł" w:date="2026-10-03T19:51:00Z" w16du:dateUtc="2026-10-03T17:51:00Z">
                  <w:rPr>
                    <w:b/>
                  </w:rPr>
                </w:rPrChange>
              </w:rPr>
              <w:t>Tak, fundacja może ich używać</w:t>
            </w:r>
          </w:p>
        </w:tc>
        <w:tc>
          <w:tcPr>
            <w:tcW w:w="2340" w:type="dxa"/>
          </w:tcPr>
          <w:p w14:paraId="1F647BCF" w14:textId="77777777" w:rsidR="00AE7DEC" w:rsidRPr="00F34308" w:rsidRDefault="00000000">
            <w:pPr>
              <w:rPr>
                <w:lang w:val="pl-PL"/>
                <w:rPrChange w:id="79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80" w:author="Mamcarz, Paweł" w:date="2026-10-03T19:51:00Z" w16du:dateUtc="2026-10-03T17:51:00Z">
                  <w:rPr/>
                </w:rPrChange>
              </w:rPr>
              <w:t>Benchmark może być częścią płatnej usługi</w:t>
            </w:r>
          </w:p>
        </w:tc>
      </w:tr>
      <w:tr w:rsidR="00AE7DEC" w:rsidRPr="00F34308" w14:paraId="2462A4EF" w14:textId="77777777">
        <w:tc>
          <w:tcPr>
            <w:tcW w:w="2340" w:type="dxa"/>
          </w:tcPr>
          <w:p w14:paraId="113467B6" w14:textId="77777777" w:rsidR="00AE7DEC" w:rsidRDefault="00000000">
            <w:r>
              <w:t>3</w:t>
            </w:r>
          </w:p>
        </w:tc>
        <w:tc>
          <w:tcPr>
            <w:tcW w:w="2340" w:type="dxa"/>
          </w:tcPr>
          <w:p w14:paraId="227B772D" w14:textId="77777777" w:rsidR="00AE7DEC" w:rsidRDefault="00000000">
            <w:proofErr w:type="spellStart"/>
            <w:r>
              <w:t>Czy</w:t>
            </w:r>
            <w:proofErr w:type="spellEnd"/>
            <w:r>
              <w:t xml:space="preserve"> </w:t>
            </w:r>
            <w:proofErr w:type="spellStart"/>
            <w:r>
              <w:t>mamy</w:t>
            </w:r>
            <w:proofErr w:type="spellEnd"/>
            <w:r>
              <w:t xml:space="preserve"> </w:t>
            </w:r>
            <w:proofErr w:type="spellStart"/>
            <w:r>
              <w:t>surowe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7597CCD1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5B99551A" w14:textId="77777777" w:rsidR="00AE7DEC" w:rsidRPr="00F34308" w:rsidRDefault="00000000">
            <w:pPr>
              <w:rPr>
                <w:lang w:val="pl-PL"/>
                <w:rPrChange w:id="81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82" w:author="Mamcarz, Paweł" w:date="2026-10-03T19:51:00Z" w16du:dateUtc="2026-10-03T17:51:00Z">
                  <w:rPr/>
                </w:rPrChange>
              </w:rPr>
              <w:t>Porównania z podobnymi firmami, nie tylko z całą Polską</w:t>
            </w:r>
          </w:p>
        </w:tc>
      </w:tr>
      <w:tr w:rsidR="00AE7DEC" w:rsidRPr="00F34308" w14:paraId="6C0B729F" w14:textId="77777777">
        <w:tc>
          <w:tcPr>
            <w:tcW w:w="2340" w:type="dxa"/>
          </w:tcPr>
          <w:p w14:paraId="775E1A2C" w14:textId="77777777" w:rsidR="00AE7DEC" w:rsidRDefault="00000000">
            <w:r>
              <w:t>4</w:t>
            </w:r>
          </w:p>
        </w:tc>
        <w:tc>
          <w:tcPr>
            <w:tcW w:w="2340" w:type="dxa"/>
          </w:tcPr>
          <w:p w14:paraId="701EF069" w14:textId="77777777" w:rsidR="00AE7DEC" w:rsidRPr="00F34308" w:rsidRDefault="00000000">
            <w:pPr>
              <w:rPr>
                <w:lang w:val="pl-PL"/>
                <w:rPrChange w:id="83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84" w:author="Mamcarz, Paweł" w:date="2026-10-03T19:51:00Z" w16du:dateUtc="2026-10-03T17:51:00Z">
                  <w:rPr/>
                </w:rPrChange>
              </w:rPr>
              <w:t>Czy są dane o branży, wielkości firmy, stanowisku?</w:t>
            </w:r>
          </w:p>
        </w:tc>
        <w:tc>
          <w:tcPr>
            <w:tcW w:w="2340" w:type="dxa"/>
          </w:tcPr>
          <w:p w14:paraId="6DF9D1AB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23ED921F" w14:textId="77777777" w:rsidR="00AE7DEC" w:rsidRPr="00F34308" w:rsidRDefault="00000000">
            <w:pPr>
              <w:rPr>
                <w:lang w:val="pl-PL"/>
                <w:rPrChange w:id="85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86" w:author="Mamcarz, Paweł" w:date="2026-10-03T19:51:00Z" w16du:dateUtc="2026-10-03T17:51:00Z">
                  <w:rPr/>
                </w:rPrChange>
              </w:rPr>
              <w:t>Benchmark branżowy i według stanowisk</w:t>
            </w:r>
          </w:p>
        </w:tc>
      </w:tr>
      <w:tr w:rsidR="00AE7DEC" w:rsidRPr="00F34308" w14:paraId="4E8E9224" w14:textId="77777777">
        <w:tc>
          <w:tcPr>
            <w:tcW w:w="2340" w:type="dxa"/>
          </w:tcPr>
          <w:p w14:paraId="0E3922EB" w14:textId="77777777" w:rsidR="00AE7DEC" w:rsidRDefault="00000000">
            <w:r>
              <w:t>5</w:t>
            </w:r>
          </w:p>
        </w:tc>
        <w:tc>
          <w:tcPr>
            <w:tcW w:w="2340" w:type="dxa"/>
          </w:tcPr>
          <w:p w14:paraId="40FD4D17" w14:textId="77777777" w:rsidR="00AE7DEC" w:rsidRPr="00F34308" w:rsidRDefault="00000000">
            <w:pPr>
              <w:rPr>
                <w:lang w:val="pl-PL"/>
                <w:rPrChange w:id="8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88" w:author="Mamcarz, Paweł" w:date="2026-10-03T19:51:00Z" w16du:dateUtc="2026-10-03T17:51:00Z">
                  <w:rPr/>
                </w:rPrChange>
              </w:rPr>
              <w:t>Jaki był sposób realizacji badania?</w:t>
            </w:r>
          </w:p>
        </w:tc>
        <w:tc>
          <w:tcPr>
            <w:tcW w:w="2340" w:type="dxa"/>
          </w:tcPr>
          <w:p w14:paraId="50833C47" w14:textId="77777777" w:rsidR="00AE7DEC" w:rsidRDefault="00000000">
            <w:proofErr w:type="spellStart"/>
            <w:r>
              <w:rPr>
                <w:b/>
              </w:rPr>
              <w:t>Najpewniej</w:t>
            </w:r>
            <w:proofErr w:type="spellEnd"/>
            <w:r>
              <w:rPr>
                <w:b/>
              </w:rPr>
              <w:t xml:space="preserve"> online</w:t>
            </w:r>
            <w:r>
              <w:t xml:space="preserve">, do </w:t>
            </w:r>
            <w:proofErr w:type="spellStart"/>
            <w:r>
              <w:t>potwierdzenia</w:t>
            </w:r>
            <w:proofErr w:type="spellEnd"/>
          </w:p>
        </w:tc>
        <w:tc>
          <w:tcPr>
            <w:tcW w:w="2340" w:type="dxa"/>
          </w:tcPr>
          <w:p w14:paraId="55AC503A" w14:textId="77777777" w:rsidR="00AE7DEC" w:rsidRPr="00F34308" w:rsidRDefault="00000000">
            <w:pPr>
              <w:rPr>
                <w:lang w:val="pl-PL"/>
                <w:rPrChange w:id="89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90" w:author="Mamcarz, Paweł" w:date="2026-10-03T19:51:00Z" w16du:dateUtc="2026-10-03T17:51:00Z">
                  <w:rPr/>
                </w:rPrChange>
              </w:rPr>
              <w:t>Ten sam tryb co ankieta w firmie</w:t>
            </w:r>
          </w:p>
        </w:tc>
      </w:tr>
      <w:tr w:rsidR="00AE7DEC" w:rsidRPr="00F34308" w14:paraId="2DC5E6A9" w14:textId="77777777">
        <w:tc>
          <w:tcPr>
            <w:tcW w:w="2340" w:type="dxa"/>
          </w:tcPr>
          <w:p w14:paraId="4E895D72" w14:textId="77777777" w:rsidR="00AE7DEC" w:rsidRDefault="00000000">
            <w:r>
              <w:t>6</w:t>
            </w:r>
          </w:p>
        </w:tc>
        <w:tc>
          <w:tcPr>
            <w:tcW w:w="2340" w:type="dxa"/>
          </w:tcPr>
          <w:p w14:paraId="06D2CD9D" w14:textId="77777777" w:rsidR="00AE7DEC" w:rsidRPr="00F34308" w:rsidRDefault="00000000">
            <w:pPr>
              <w:rPr>
                <w:lang w:val="pl-PL"/>
                <w:rPrChange w:id="91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92" w:author="Mamcarz, Paweł" w:date="2026-10-03T19:51:00Z" w16du:dateUtc="2026-10-03T17:51:00Z">
                  <w:rPr/>
                </w:rPrChange>
              </w:rPr>
              <w:t>Czy raporty pochodzą z różnych edycji?</w:t>
            </w:r>
          </w:p>
        </w:tc>
        <w:tc>
          <w:tcPr>
            <w:tcW w:w="2340" w:type="dxa"/>
          </w:tcPr>
          <w:p w14:paraId="6026A26D" w14:textId="77777777" w:rsidR="00AE7DEC" w:rsidRDefault="00000000">
            <w:r>
              <w:rPr>
                <w:b/>
              </w:rPr>
              <w:t xml:space="preserve">Nie, z </w:t>
            </w:r>
            <w:proofErr w:type="spellStart"/>
            <w:r>
              <w:rPr>
                <w:b/>
              </w:rPr>
              <w:t>jednego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badania</w:t>
            </w:r>
            <w:proofErr w:type="spellEnd"/>
          </w:p>
        </w:tc>
        <w:tc>
          <w:tcPr>
            <w:tcW w:w="2340" w:type="dxa"/>
          </w:tcPr>
          <w:p w14:paraId="453217BF" w14:textId="77777777" w:rsidR="00AE7DEC" w:rsidRPr="00F34308" w:rsidRDefault="00000000">
            <w:pPr>
              <w:rPr>
                <w:lang w:val="pl-PL"/>
                <w:rPrChange w:id="93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94" w:author="Mamcarz, Paweł" w:date="2026-10-03T19:51:00Z" w16du:dateUtc="2026-10-03T17:51:00Z">
                  <w:rPr/>
                </w:rPrChange>
              </w:rPr>
              <w:t>Jeden spójny benchmark; kolejne badanie warto zaprojektować pod narzędzie</w:t>
            </w:r>
          </w:p>
        </w:tc>
      </w:tr>
    </w:tbl>
    <w:p w14:paraId="1C2EA6EE" w14:textId="77777777" w:rsidR="00AE7DEC" w:rsidRDefault="00000000">
      <w:pPr>
        <w:pStyle w:val="Nagwek3"/>
      </w:pPr>
      <w:proofErr w:type="spellStart"/>
      <w:r>
        <w:t>Metodyka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walidacja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14:paraId="20A687E9" w14:textId="77777777">
        <w:trPr>
          <w:tblHeader/>
        </w:trPr>
        <w:tc>
          <w:tcPr>
            <w:tcW w:w="2340" w:type="dxa"/>
            <w:shd w:val="clear" w:color="auto" w:fill="F2F2F2"/>
          </w:tcPr>
          <w:p w14:paraId="44C6C184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17FAC29E" w14:textId="77777777" w:rsidR="00AE7DEC" w:rsidRDefault="00000000">
            <w:proofErr w:type="spellStart"/>
            <w:r>
              <w:t>Pytanie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A08DCD3" w14:textId="77777777" w:rsidR="00AE7DEC" w:rsidRDefault="00000000">
            <w:r>
              <w:t>Stan</w:t>
            </w:r>
          </w:p>
        </w:tc>
        <w:tc>
          <w:tcPr>
            <w:tcW w:w="2340" w:type="dxa"/>
            <w:shd w:val="clear" w:color="auto" w:fill="F2F2F2"/>
          </w:tcPr>
          <w:p w14:paraId="110C51B0" w14:textId="77777777" w:rsidR="00AE7DEC" w:rsidRDefault="00000000">
            <w:r>
              <w:t xml:space="preserve">Co to </w:t>
            </w:r>
            <w:proofErr w:type="spellStart"/>
            <w:r>
              <w:t>oznacza</w:t>
            </w:r>
            <w:proofErr w:type="spellEnd"/>
          </w:p>
        </w:tc>
      </w:tr>
      <w:tr w:rsidR="00AE7DEC" w14:paraId="57CCD1C8" w14:textId="77777777">
        <w:tc>
          <w:tcPr>
            <w:tcW w:w="2340" w:type="dxa"/>
          </w:tcPr>
          <w:p w14:paraId="2FB8A740" w14:textId="77777777" w:rsidR="00AE7DEC" w:rsidRDefault="00000000">
            <w:r>
              <w:t>7</w:t>
            </w:r>
          </w:p>
        </w:tc>
        <w:tc>
          <w:tcPr>
            <w:tcW w:w="2340" w:type="dxa"/>
          </w:tcPr>
          <w:p w14:paraId="59F4FF2A" w14:textId="77777777" w:rsidR="00AE7DEC" w:rsidRPr="00F34308" w:rsidRDefault="00000000">
            <w:pPr>
              <w:rPr>
                <w:lang w:val="pl-PL"/>
                <w:rPrChange w:id="95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96" w:author="Mamcarz, Paweł" w:date="2026-10-03T19:51:00Z" w16du:dateUtc="2026-10-03T17:51:00Z">
                  <w:rPr/>
                </w:rPrChange>
              </w:rPr>
              <w:t>Czy pytania Ipsos da się przypisać do 10 filarów?</w:t>
            </w:r>
          </w:p>
        </w:tc>
        <w:tc>
          <w:tcPr>
            <w:tcW w:w="2340" w:type="dxa"/>
          </w:tcPr>
          <w:p w14:paraId="26EDE1F3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0F01EC24" w14:textId="77777777" w:rsidR="00AE7DEC" w:rsidRDefault="00000000">
            <w:proofErr w:type="spellStart"/>
            <w:r>
              <w:t>Dopisujemy</w:t>
            </w:r>
            <w:proofErr w:type="spellEnd"/>
            <w:r>
              <w:t xml:space="preserve"> </w:t>
            </w:r>
            <w:proofErr w:type="spellStart"/>
            <w:r>
              <w:t>tylko</w:t>
            </w:r>
            <w:proofErr w:type="spellEnd"/>
            <w:r>
              <w:t xml:space="preserve"> </w:t>
            </w:r>
            <w:proofErr w:type="spellStart"/>
            <w:r>
              <w:t>brakujące</w:t>
            </w:r>
            <w:proofErr w:type="spellEnd"/>
            <w:r>
              <w:t xml:space="preserve"> </w:t>
            </w:r>
            <w:proofErr w:type="spellStart"/>
            <w:r>
              <w:t>pytania</w:t>
            </w:r>
            <w:proofErr w:type="spellEnd"/>
          </w:p>
        </w:tc>
      </w:tr>
      <w:tr w:rsidR="00AE7DEC" w14:paraId="21D158EE" w14:textId="77777777">
        <w:tc>
          <w:tcPr>
            <w:tcW w:w="2340" w:type="dxa"/>
          </w:tcPr>
          <w:p w14:paraId="6798C20A" w14:textId="77777777" w:rsidR="00AE7DEC" w:rsidRDefault="00000000">
            <w:r>
              <w:t>8</w:t>
            </w:r>
          </w:p>
        </w:tc>
        <w:tc>
          <w:tcPr>
            <w:tcW w:w="2340" w:type="dxa"/>
          </w:tcPr>
          <w:p w14:paraId="6A58F869" w14:textId="77777777" w:rsidR="00AE7DEC" w:rsidRDefault="00000000">
            <w:proofErr w:type="spellStart"/>
            <w:r>
              <w:t>Czy</w:t>
            </w:r>
            <w:proofErr w:type="spellEnd"/>
            <w:r>
              <w:t xml:space="preserve"> </w:t>
            </w:r>
            <w:proofErr w:type="spellStart"/>
            <w:r>
              <w:t>mamy</w:t>
            </w:r>
            <w:proofErr w:type="spellEnd"/>
            <w:r>
              <w:t xml:space="preserve"> </w:t>
            </w:r>
            <w:proofErr w:type="spellStart"/>
            <w:r>
              <w:t>psychometrę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723EBADE" w14:textId="77777777" w:rsidR="00AE7DEC" w:rsidRDefault="00000000">
            <w:r>
              <w:rPr>
                <w:b/>
              </w:rPr>
              <w:t>Tak</w:t>
            </w:r>
          </w:p>
        </w:tc>
        <w:tc>
          <w:tcPr>
            <w:tcW w:w="2340" w:type="dxa"/>
          </w:tcPr>
          <w:p w14:paraId="6B93D7F9" w14:textId="77777777" w:rsidR="00AE7DEC" w:rsidRDefault="00000000">
            <w:proofErr w:type="spellStart"/>
            <w:r>
              <w:t>Walidacja</w:t>
            </w:r>
            <w:proofErr w:type="spellEnd"/>
            <w:r>
              <w:t xml:space="preserve"> </w:t>
            </w:r>
            <w:proofErr w:type="spellStart"/>
            <w:r>
              <w:t>możliwa</w:t>
            </w:r>
            <w:proofErr w:type="spellEnd"/>
          </w:p>
        </w:tc>
      </w:tr>
      <w:tr w:rsidR="00AE7DEC" w14:paraId="5FF11D2A" w14:textId="77777777">
        <w:tc>
          <w:tcPr>
            <w:tcW w:w="2340" w:type="dxa"/>
          </w:tcPr>
          <w:p w14:paraId="774D6478" w14:textId="77777777" w:rsidR="00AE7DEC" w:rsidRDefault="00000000">
            <w:r>
              <w:t>9</w:t>
            </w:r>
          </w:p>
        </w:tc>
        <w:tc>
          <w:tcPr>
            <w:tcW w:w="2340" w:type="dxa"/>
          </w:tcPr>
          <w:p w14:paraId="6F1450C4" w14:textId="77777777" w:rsidR="00AE7DEC" w:rsidRPr="00F34308" w:rsidRDefault="00000000">
            <w:pPr>
              <w:rPr>
                <w:lang w:val="pl-PL"/>
                <w:rPrChange w:id="9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98" w:author="Mamcarz, Paweł" w:date="2026-10-03T19:51:00Z" w16du:dateUtc="2026-10-03T17:51:00Z">
                  <w:rPr/>
                </w:rPrChange>
              </w:rPr>
              <w:t>Na kim i kiedy zrobimy pilotaż (150–300 osób)?</w:t>
            </w:r>
          </w:p>
        </w:tc>
        <w:tc>
          <w:tcPr>
            <w:tcW w:w="2340" w:type="dxa"/>
          </w:tcPr>
          <w:p w14:paraId="796B7519" w14:textId="77777777" w:rsidR="00AE7DEC" w:rsidRDefault="00000000">
            <w:proofErr w:type="spellStart"/>
            <w:r>
              <w:rPr>
                <w:b/>
              </w:rPr>
              <w:t>Otwarte</w:t>
            </w:r>
            <w:proofErr w:type="spellEnd"/>
          </w:p>
        </w:tc>
        <w:tc>
          <w:tcPr>
            <w:tcW w:w="2340" w:type="dxa"/>
          </w:tcPr>
          <w:p w14:paraId="2A7830B3" w14:textId="77777777" w:rsidR="00AE7DEC" w:rsidRDefault="00000000">
            <w:r>
              <w:t xml:space="preserve">Do </w:t>
            </w:r>
            <w:proofErr w:type="spellStart"/>
            <w:r>
              <w:t>ustalenia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spotkaniu</w:t>
            </w:r>
            <w:proofErr w:type="spellEnd"/>
          </w:p>
          <w:p>
            <w:pPr>
              <w:rPr>
                <w:ins w:id="20001" w:author="Paweł Mamcarz" w:date="2026-10-03T14:00:00Z"/>
              </w:rPr>
            </w:pPr>
            <w:ins w:id="20002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Protokół walidacji (silence-tax.com) zakłada fazę A na 15 firmach (co najmniej 50 FTE), z minimum 15 ważnymi odpowiedziami na firmę, docelowo 20, czyli około 225–300 osób. To mieści się w proponowanym zakresie 150–300. Zbieranie planowano na IV kwartał 2026 – III kwartał 2027, rejestrację wstępną na III kwartał 2026. Status rejestracji, liczba zgłoszonych firm, firma pilotażowa i termin: </w:t>
              </w:r>
              <w:r>
                <w:rPr>
                  <w:highlight w:val="yellow"/>
                </w:rPr>
                <w:t xml:space="preserve">[do uzupełnienia]</w:t>
              </w:r>
              <w:r>
                <w:rPr/>
                <w:t xml:space="preserve">. Zał. 2.</w:t>
              </w:r>
            </w:ins>
          </w:p>
        </w:tc>
      </w:tr>
      <w:tr w:rsidR="00AE7DEC" w14:paraId="5F43C227" w14:textId="77777777">
        <w:tc>
          <w:tcPr>
            <w:tcW w:w="2340" w:type="dxa"/>
          </w:tcPr>
          <w:p w14:paraId="3FF8C1CE" w14:textId="77777777" w:rsidR="00AE7DEC" w:rsidRDefault="00000000">
            <w:r>
              <w:lastRenderedPageBreak/>
              <w:t>10</w:t>
            </w:r>
          </w:p>
        </w:tc>
        <w:tc>
          <w:tcPr>
            <w:tcW w:w="2340" w:type="dxa"/>
          </w:tcPr>
          <w:p w14:paraId="452FC4BE" w14:textId="77777777" w:rsidR="00AE7DEC" w:rsidRPr="00F34308" w:rsidRDefault="00000000">
            <w:pPr>
              <w:rPr>
                <w:lang w:val="pl-PL"/>
              </w:rPr>
            </w:pPr>
            <w:r w:rsidRPr="00F34308">
              <w:rPr>
                <w:lang w:val="pl-PL"/>
              </w:rPr>
              <w:t xml:space="preserve">Czy używamy gotowych </w:t>
            </w:r>
            <w:proofErr w:type="spellStart"/>
            <w:r w:rsidRPr="00F34308">
              <w:rPr>
                <w:lang w:val="pl-PL"/>
              </w:rPr>
              <w:t>skal</w:t>
            </w:r>
            <w:proofErr w:type="spellEnd"/>
            <w:r w:rsidRPr="00F34308">
              <w:rPr>
                <w:lang w:val="pl-PL"/>
              </w:rPr>
              <w:t xml:space="preserve"> z literatury?</w:t>
            </w:r>
          </w:p>
        </w:tc>
        <w:tc>
          <w:tcPr>
            <w:tcW w:w="2340" w:type="dxa"/>
          </w:tcPr>
          <w:p w14:paraId="549B7CBF" w14:textId="77777777" w:rsidR="00AE7DEC" w:rsidRPr="00F34308" w:rsidRDefault="00000000">
            <w:pPr>
              <w:rPr>
                <w:lang w:val="pl-PL"/>
              </w:rPr>
            </w:pPr>
            <w:r w:rsidRPr="00F34308">
              <w:rPr>
                <w:b/>
                <w:lang w:val="pl-PL"/>
              </w:rPr>
              <w:t>Nie, skala jest z badania Ipsos</w:t>
            </w:r>
          </w:p>
        </w:tc>
        <w:tc>
          <w:tcPr>
            <w:tcW w:w="2340" w:type="dxa"/>
          </w:tcPr>
          <w:p w14:paraId="6C0D8F6A" w14:textId="77777777" w:rsidR="00AE7DEC" w:rsidRDefault="00000000">
            <w:r>
              <w:t xml:space="preserve">Brak </w:t>
            </w:r>
            <w:proofErr w:type="spellStart"/>
            <w:r>
              <w:t>ryzyka</w:t>
            </w:r>
            <w:proofErr w:type="spellEnd"/>
            <w:r>
              <w:t xml:space="preserve"> </w:t>
            </w:r>
            <w:proofErr w:type="spellStart"/>
            <w:r>
              <w:t>licencyjnego</w:t>
            </w:r>
            <w:proofErr w:type="spellEnd"/>
          </w:p>
        </w:tc>
      </w:tr>
      <w:tr w:rsidR="00AE7DEC" w14:paraId="078C3FEC" w14:textId="77777777">
        <w:tc>
          <w:tcPr>
            <w:tcW w:w="2340" w:type="dxa"/>
          </w:tcPr>
          <w:p w14:paraId="457C3A8B" w14:textId="77777777" w:rsidR="00AE7DEC" w:rsidRDefault="00000000">
            <w:r>
              <w:t>11</w:t>
            </w:r>
          </w:p>
        </w:tc>
        <w:tc>
          <w:tcPr>
            <w:tcW w:w="2340" w:type="dxa"/>
          </w:tcPr>
          <w:p w14:paraId="49DEC14F" w14:textId="77777777" w:rsidR="00AE7DEC" w:rsidRPr="00F34308" w:rsidRDefault="00000000">
            <w:pPr>
              <w:rPr>
                <w:lang w:val="pl-PL"/>
              </w:rPr>
            </w:pPr>
            <w:r w:rsidRPr="00F34308">
              <w:rPr>
                <w:lang w:val="pl-PL"/>
              </w:rPr>
              <w:t>Jakie zmienne skutku mierzymy i czy są spójne z raportem?</w:t>
            </w:r>
          </w:p>
        </w:tc>
        <w:tc>
          <w:tcPr>
            <w:tcW w:w="2340" w:type="dxa"/>
          </w:tcPr>
          <w:p w14:paraId="01AAD33D" w14:textId="77777777" w:rsidR="00AE7DEC" w:rsidRDefault="00000000">
            <w:r>
              <w:rPr>
                <w:b/>
              </w:rPr>
              <w:t xml:space="preserve">Do </w:t>
            </w:r>
            <w:proofErr w:type="spellStart"/>
            <w:r>
              <w:rPr>
                <w:b/>
              </w:rPr>
              <w:t>sprawdzenia</w:t>
            </w:r>
            <w:proofErr w:type="spellEnd"/>
          </w:p>
        </w:tc>
        <w:tc>
          <w:tcPr>
            <w:tcW w:w="2340" w:type="dxa"/>
          </w:tcPr>
          <w:p w14:paraId="11766EFB" w14:textId="77777777" w:rsidR="00AE7DEC" w:rsidRDefault="00000000">
            <w:r>
              <w:t xml:space="preserve">Do </w:t>
            </w:r>
            <w:proofErr w:type="spellStart"/>
            <w:r>
              <w:t>ustalenia</w:t>
            </w:r>
            <w:proofErr w:type="spellEnd"/>
            <w:r>
              <w:t xml:space="preserve"> z </w:t>
            </w:r>
            <w:proofErr w:type="spellStart"/>
            <w:r>
              <w:t>psychometrą</w:t>
            </w:r>
            <w:proofErr w:type="spellEnd"/>
          </w:p>
          <w:p>
            <w:pPr>
              <w:rPr>
                <w:ins w:id="20003" w:author="Paweł Mamcarz" w:date="2026-10-03T14:00:00Z"/>
              </w:rPr>
            </w:pPr>
            <w:ins w:id="20004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Protokół wskazuje osiem zmiennych skutku: rotacja dobrowolna, błędy i defekty na 1000 godzin, zgłoszone pomysły, zaangażowanie (UWES-9), absencja, dzielenie się wiedzą (podskala milczenia uległego), narzut kierowniczy i poczucie bezpieczeństwa (PS-7). Większość pochodzi z rejestrów firmy, nie z badania Ipsos, więc spójność z raportem Ipsos sprawdzamy z psychometrą. Zał. 2 i 3.</w:t>
              </w:r>
            </w:ins>
          </w:p>
        </w:tc>
      </w:tr>
      <w:tr w:rsidR="00AE7DEC" w14:paraId="4CEA3C2A" w14:textId="77777777">
        <w:tc>
          <w:tcPr>
            <w:tcW w:w="2340" w:type="dxa"/>
          </w:tcPr>
          <w:p w14:paraId="2A7CF5B6" w14:textId="77777777" w:rsidR="00AE7DEC" w:rsidRDefault="00000000">
            <w:r>
              <w:t>12</w:t>
            </w:r>
          </w:p>
        </w:tc>
        <w:tc>
          <w:tcPr>
            <w:tcW w:w="2340" w:type="dxa"/>
          </w:tcPr>
          <w:p w14:paraId="16EB0AB5" w14:textId="77777777" w:rsidR="00AE7DEC" w:rsidRPr="00F34308" w:rsidRDefault="00000000">
            <w:pPr>
              <w:rPr>
                <w:lang w:val="pl-PL"/>
              </w:rPr>
            </w:pPr>
            <w:r w:rsidRPr="00F34308">
              <w:rPr>
                <w:lang w:val="pl-PL"/>
              </w:rPr>
              <w:t>Ile maksymalnie pytań i minut?</w:t>
            </w:r>
          </w:p>
        </w:tc>
        <w:tc>
          <w:tcPr>
            <w:tcW w:w="2340" w:type="dxa"/>
          </w:tcPr>
          <w:p w14:paraId="52066F16" w14:textId="77777777" w:rsidR="00AE7DEC" w:rsidRDefault="00000000">
            <w:proofErr w:type="spellStart"/>
            <w:r>
              <w:rPr>
                <w:b/>
              </w:rPr>
              <w:t>Decyzja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twórcy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narzędzia</w:t>
            </w:r>
            <w:proofErr w:type="spellEnd"/>
          </w:p>
        </w:tc>
        <w:tc>
          <w:tcPr>
            <w:tcW w:w="2340" w:type="dxa"/>
          </w:tcPr>
          <w:p w14:paraId="5BE074B5" w14:textId="77777777" w:rsidR="00AE7DEC" w:rsidRDefault="00000000">
            <w:r>
              <w:t xml:space="preserve">Do </w:t>
            </w:r>
            <w:proofErr w:type="spellStart"/>
            <w:r>
              <w:t>przekazania</w:t>
            </w:r>
            <w:proofErr w:type="spellEnd"/>
            <w:r>
              <w:t xml:space="preserve"> </w:t>
            </w:r>
            <w:proofErr w:type="spellStart"/>
            <w:r>
              <w:t>psychometrze</w:t>
            </w:r>
            <w:proofErr w:type="spellEnd"/>
          </w:p>
          <w:p>
            <w:pPr>
              <w:rPr>
                <w:ins w:id="20005" w:author="Paweł Mamcarz" w:date="2026-10-03T14:00:00Z"/>
              </w:rPr>
            </w:pPr>
            <w:ins w:id="20006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Wersja badawcza ma około 35 pozycji (PS-7, skala milczenia Van Dyne z 15 pozycjami, UWES-9, kontekst), czyli około 10 minut na osobę. Ostateczną długość ustala twórca narzędzia; przejście na pytania Ipsos zmieni zarówno długość, jak i protokół. Zał. 2.</w:t>
              </w:r>
            </w:ins>
          </w:p>
        </w:tc>
      </w:tr>
      <w:tr w:rsidR="00AE7DEC" w:rsidRPr="00F34308" w14:paraId="181F9C8E" w14:textId="77777777">
        <w:tc>
          <w:tcPr>
            <w:tcW w:w="2340" w:type="dxa"/>
          </w:tcPr>
          <w:p w14:paraId="5112ED20" w14:textId="77777777" w:rsidR="00AE7DEC" w:rsidRDefault="00000000">
            <w:r>
              <w:t>13</w:t>
            </w:r>
          </w:p>
        </w:tc>
        <w:tc>
          <w:tcPr>
            <w:tcW w:w="2340" w:type="dxa"/>
          </w:tcPr>
          <w:p w14:paraId="5E1FC49B" w14:textId="77777777" w:rsidR="00AE7DEC" w:rsidRDefault="00000000">
            <w:r>
              <w:t xml:space="preserve">Jaki </w:t>
            </w:r>
            <w:proofErr w:type="spellStart"/>
            <w:r>
              <w:t>próg</w:t>
            </w:r>
            <w:proofErr w:type="spellEnd"/>
            <w:r>
              <w:t xml:space="preserve"> </w:t>
            </w:r>
            <w:proofErr w:type="spellStart"/>
            <w:r>
              <w:t>anonimowości</w:t>
            </w:r>
            <w:proofErr w:type="spellEnd"/>
            <w:r>
              <w:t>?</w:t>
            </w:r>
          </w:p>
        </w:tc>
        <w:tc>
          <w:tcPr>
            <w:tcW w:w="2340" w:type="dxa"/>
          </w:tcPr>
          <w:p w14:paraId="03C6624D" w14:textId="77777777" w:rsidR="00AE7DEC" w:rsidRDefault="00000000">
            <w:r>
              <w:rPr>
                <w:b/>
              </w:rPr>
              <w:t xml:space="preserve">5 </w:t>
            </w:r>
            <w:proofErr w:type="spellStart"/>
            <w:r>
              <w:rPr>
                <w:b/>
              </w:rPr>
              <w:t>osób</w:t>
            </w:r>
            <w:proofErr w:type="spellEnd"/>
          </w:p>
        </w:tc>
        <w:tc>
          <w:tcPr>
            <w:tcW w:w="2340" w:type="dxa"/>
          </w:tcPr>
          <w:p w14:paraId="6CB5DE57" w14:textId="77777777" w:rsidR="00AE7DEC" w:rsidRPr="00F34308" w:rsidRDefault="00000000">
            <w:pPr>
              <w:rPr>
                <w:lang w:val="pl-PL"/>
              </w:rPr>
            </w:pPr>
            <w:r w:rsidRPr="00F34308">
              <w:rPr>
                <w:lang w:val="pl-PL"/>
              </w:rPr>
              <w:t>Jedna zasada dla wszystkich klientów</w:t>
            </w:r>
          </w:p>
        </w:tc>
      </w:tr>
    </w:tbl>
    <w:p w14:paraId="0FC5AB1C" w14:textId="77777777" w:rsidR="00AE7DEC" w:rsidRPr="00F34308" w:rsidRDefault="00000000">
      <w:pPr>
        <w:pStyle w:val="Nagwek2"/>
        <w:rPr>
          <w:lang w:val="pl-PL"/>
          <w:rPrChange w:id="99" w:author="Mamcarz, Paweł" w:date="2026-10-03T19:49:00Z" w16du:dateUtc="2026-10-03T17:49:00Z">
            <w:rPr/>
          </w:rPrChange>
        </w:rPr>
      </w:pPr>
      <w:r w:rsidRPr="00F34308">
        <w:rPr>
          <w:lang w:val="pl-PL"/>
          <w:rPrChange w:id="100" w:author="Mamcarz, Paweł" w:date="2026-10-03T19:49:00Z" w16du:dateUtc="2026-10-03T17:49:00Z">
            <w:rPr/>
          </w:rPrChange>
        </w:rPr>
        <w:t>Pytania o Kalkulator</w:t>
      </w:r>
    </w:p>
    <w:p w14:paraId="2D421B81" w14:textId="77777777" w:rsidR="00AE7DEC" w:rsidRPr="00F34308" w:rsidRDefault="00000000">
      <w:pPr>
        <w:rPr>
          <w:lang w:val="pl-PL"/>
          <w:rPrChange w:id="101" w:author="Mamcarz, Paweł" w:date="2026-10-03T19:49:00Z" w16du:dateUtc="2026-10-03T17:49:00Z">
            <w:rPr/>
          </w:rPrChange>
        </w:rPr>
      </w:pPr>
      <w:r w:rsidRPr="00F34308">
        <w:rPr>
          <w:lang w:val="pl-PL"/>
          <w:rPrChange w:id="102" w:author="Mamcarz, Paweł" w:date="2026-10-03T19:49:00Z" w16du:dateUtc="2026-10-03T17:49:00Z">
            <w:rPr/>
          </w:rPrChange>
        </w:rPr>
        <w:t>Najpierw trzeba ustalić, co dziś istnieje: model z założeniami, prototyp czy tylko koncepcja.</w:t>
      </w:r>
    </w:p>
    <w:p w14:paraId="5C25DE88" w14:textId="77777777" w:rsidR="00AE7DEC" w:rsidRDefault="00000000">
      <w:pPr>
        <w:pStyle w:val="Nagwek3"/>
      </w:pPr>
      <w:r>
        <w:t xml:space="preserve">Stan </w:t>
      </w:r>
      <w:proofErr w:type="spellStart"/>
      <w:r>
        <w:t>prac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model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:rsidRPr="00F34308" w14:paraId="11034B92" w14:textId="77777777">
        <w:trPr>
          <w:tblHeader/>
        </w:trPr>
        <w:tc>
          <w:tcPr>
            <w:tcW w:w="2340" w:type="dxa"/>
            <w:shd w:val="clear" w:color="auto" w:fill="F2F2F2"/>
          </w:tcPr>
          <w:p w14:paraId="33D6E9DD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56D690AF" w14:textId="77777777" w:rsidR="00AE7DEC" w:rsidRDefault="00000000">
            <w:proofErr w:type="spellStart"/>
            <w:r>
              <w:t>Pytanie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0797BC5" w14:textId="77777777" w:rsidR="00AE7DEC" w:rsidRDefault="00000000">
            <w:proofErr w:type="spellStart"/>
            <w:r>
              <w:t>Dlaczego</w:t>
            </w:r>
            <w:proofErr w:type="spellEnd"/>
            <w:r>
              <w:t xml:space="preserve"> to </w:t>
            </w:r>
            <w:proofErr w:type="spellStart"/>
            <w:r>
              <w:t>ważne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F8DE126" w14:textId="77777777" w:rsidR="00AE7DEC" w:rsidRPr="00F34308" w:rsidRDefault="00000000">
            <w:pPr>
              <w:rPr>
                <w:lang w:val="pl-PL"/>
                <w:rPrChange w:id="103" w:author="Mamcarz, Paweł" w:date="2026-10-03T19:49:00Z" w16du:dateUtc="2026-10-03T17:49:00Z">
                  <w:rPr/>
                </w:rPrChange>
              </w:rPr>
            </w:pPr>
            <w:r w:rsidRPr="00F34308">
              <w:rPr>
                <w:lang w:val="pl-PL"/>
                <w:rPrChange w:id="104" w:author="Mamcarz, Paweł" w:date="2026-10-03T19:49:00Z" w16du:dateUtc="2026-10-03T17:49:00Z">
                  <w:rPr/>
                </w:rPrChange>
              </w:rPr>
              <w:t>Odpowiedź, która pozwala iść dalej</w:t>
            </w:r>
          </w:p>
        </w:tc>
      </w:tr>
      <w:tr w:rsidR="00AE7DEC" w:rsidRPr="00F34308" w14:paraId="3F2B7312" w14:textId="77777777">
        <w:tc>
          <w:tcPr>
            <w:tcW w:w="2340" w:type="dxa"/>
          </w:tcPr>
          <w:p w14:paraId="4676DA09" w14:textId="77777777" w:rsidR="00AE7DEC" w:rsidRDefault="00000000">
            <w:r>
              <w:t>14</w:t>
            </w:r>
          </w:p>
        </w:tc>
        <w:tc>
          <w:tcPr>
            <w:tcW w:w="2340" w:type="dxa"/>
          </w:tcPr>
          <w:p w14:paraId="5897555F" w14:textId="77777777" w:rsidR="00AE7DEC" w:rsidRPr="00F34308" w:rsidRDefault="00000000">
            <w:pPr>
              <w:rPr>
                <w:lang w:val="pl-PL"/>
                <w:rPrChange w:id="105" w:author="Mamcarz, Paweł" w:date="2026-10-03T19:49:00Z" w16du:dateUtc="2026-10-03T17:49:00Z">
                  <w:rPr/>
                </w:rPrChange>
              </w:rPr>
            </w:pPr>
            <w:r w:rsidRPr="00F34308">
              <w:rPr>
                <w:lang w:val="pl-PL"/>
                <w:rPrChange w:id="106" w:author="Mamcarz, Paweł" w:date="2026-10-03T19:49:00Z" w16du:dateUtc="2026-10-03T17:49:00Z">
                  <w:rPr/>
                </w:rPrChange>
              </w:rPr>
              <w:t>Co dziś istnieje: koncepcja, arkusz, działające narzędzie? Kto jest autorem i do kogo należą prawa?</w:t>
            </w:r>
          </w:p>
        </w:tc>
        <w:tc>
          <w:tcPr>
            <w:tcW w:w="2340" w:type="dxa"/>
          </w:tcPr>
          <w:p w14:paraId="40B31001" w14:textId="77777777" w:rsidR="00AE7DEC" w:rsidRPr="00F34308" w:rsidRDefault="00000000">
            <w:pPr>
              <w:rPr>
                <w:lang w:val="pl-PL"/>
                <w:rPrChange w:id="107" w:author="Mamcarz, Paweł" w:date="2026-10-03T19:49:00Z" w16du:dateUtc="2026-10-03T17:49:00Z">
                  <w:rPr/>
                </w:rPrChange>
              </w:rPr>
            </w:pPr>
            <w:r w:rsidRPr="00F34308">
              <w:rPr>
                <w:lang w:val="pl-PL"/>
                <w:rPrChange w:id="108" w:author="Mamcarz, Paweł" w:date="2026-10-03T19:49:00Z" w16du:dateUtc="2026-10-03T17:49:00Z">
                  <w:rPr/>
                </w:rPrChange>
              </w:rPr>
              <w:t>Od tego zależy czas do pierwszego klienta</w:t>
            </w:r>
          </w:p>
        </w:tc>
        <w:tc>
          <w:tcPr>
            <w:tcW w:w="2340" w:type="dxa"/>
          </w:tcPr>
          <w:p w14:paraId="3079BED2" w14:textId="77777777" w:rsidR="00AE7DEC" w:rsidRPr="00F34308" w:rsidRDefault="00000000">
            <w:pPr>
              <w:rPr>
                <w:lang w:val="pl-PL"/>
                <w:rPrChange w:id="109" w:author="Mamcarz, Paweł" w:date="2026-10-03T19:49:00Z" w16du:dateUtc="2026-10-03T17:49:00Z">
                  <w:rPr/>
                </w:rPrChange>
              </w:rPr>
            </w:pPr>
            <w:r w:rsidRPr="00F34308">
              <w:rPr>
                <w:lang w:val="pl-PL"/>
                <w:rPrChange w:id="110" w:author="Mamcarz, Paweł" w:date="2026-10-03T19:49:00Z" w16du:dateUtc="2026-10-03T17:49:00Z">
                  <w:rPr/>
                </w:rPrChange>
              </w:rPr>
              <w:t>Jest model na piśmie i jasne prawa fundacji</w:t>
            </w:r>
          </w:p>
          <w:p w14:paraId="499A4A91" w14:textId="6B2EBD48" w:rsidR="00A6150C" w:rsidRPr="00F34308" w:rsidRDefault="00000000">
            <w:pPr>
              <w:rPr>
                <w:lang w:val="pl-PL"/>
              </w:rPr>
            </w:pPr>
            <w:ins w:id="111" w:author="Paweł Mamcarz" w:date="2026-10-03T12:00:00Z">
              <w:r w:rsidRPr="00F34308">
                <w:rPr>
                  <w:b/>
                  <w:lang w:val="pl-PL"/>
                </w:rPr>
                <w:t xml:space="preserve">Odp. Pawła: </w:t>
              </w:r>
              <w:r w:rsidRPr="00F34308">
                <w:rPr>
                  <w:lang w:val="pl-PL"/>
                </w:rPr>
                <w:t xml:space="preserve">Jest działające narzędzie publiczne (fnp.silence-tax.com) z silnikiem, testami (142) i opisem założeń; to scenariusz skali, nie pełna diagnoza. Autor: Paweł Mamcarz, kod na licencji MIT (każdy może go kopiować), silnik pochodzi z </w:t>
              </w:r>
              <w:proofErr w:type="spellStart"/>
              <w:r w:rsidRPr="00F34308">
                <w:rPr>
                  <w:lang w:val="pl-PL"/>
                </w:rPr>
                <w:t>Silence</w:t>
              </w:r>
              <w:proofErr w:type="spellEnd"/>
              <w:r w:rsidRPr="00F34308">
                <w:rPr>
                  <w:lang w:val="pl-PL"/>
                </w:rPr>
                <w:t xml:space="preserve"> </w:t>
              </w:r>
              <w:proofErr w:type="spellStart"/>
              <w:r w:rsidRPr="00F34308">
                <w:rPr>
                  <w:lang w:val="pl-PL"/>
                </w:rPr>
                <w:t>Tax</w:t>
              </w:r>
            </w:ins>
            <w:proofErr w:type="spellEnd"/>
            <w:ins w:id="112" w:author="Mamcarz, Paweł" w:date="2026-10-03T19:49:00Z" w16du:dateUtc="2026-10-03T17:49:00Z">
              <w:r w:rsidR="00F34308">
                <w:rPr>
                  <w:lang w:val="pl-PL"/>
                </w:rPr>
                <w:t xml:space="preserve"> (też </w:t>
              </w:r>
              <w:proofErr w:type="gramStart"/>
              <w:r w:rsidR="00F34308">
                <w:rPr>
                  <w:lang w:val="pl-PL"/>
                </w:rPr>
                <w:t>mój)</w:t>
              </w:r>
            </w:ins>
            <w:r w:rsidR="00F34308">
              <w:rPr>
                <w:lang w:val="pl-PL"/>
              </w:rPr>
              <w:t xml:space="preserve"> </w:t>
            </w:r>
            <w:ins w:id="113" w:author="Paweł Mamcarz" w:date="2026-10-03T12:00:00Z">
              <w:r w:rsidRPr="00F34308">
                <w:rPr>
                  <w:lang w:val="pl-PL"/>
                </w:rPr>
                <w:t>.</w:t>
              </w:r>
              <w:proofErr w:type="gramEnd"/>
              <w:r w:rsidRPr="00F34308">
                <w:rPr>
                  <w:lang w:val="pl-PL"/>
                </w:rPr>
                <w:t xml:space="preserve"> Prawa Fundacji nie są dziś rozstrzygnięte; do decyzji z prawnikiem: licencja osobnego wydania dla ścieżki płatnej.</w:t>
              </w:r>
            </w:ins>
          </w:p>
          <w:p>
            <w:pPr>
              <w:rPr>
                <w:ins w:id="20007" w:author="Paweł Mamcarz" w:date="2026-10-03T14:00:00Z"/>
              </w:rPr>
            </w:pPr>
            <w:ins w:id="20008" w:author="Paweł Mamcarz" w:date="2026-10-03T14:00:00Z">
              <w:r>
                <w:rPr>
                  <w:b/>
                </w:rPr>
                <w:t xml:space="preserve">Uzupełnienie (silence-tax.com): </w:t>
              </w:r>
              <w:r>
                <w:rPr/>
                <w:t xml:space="preserve">Pełna wersja na silence-tax.com (13 modułów kosztów, katalog interwencji z optymalizatorem, materiały akademickie) to osobne repozytorium, także na licencji MIT, tego samego autora. Wersja FNP celowo jej nie zawiera. Pytanie o prawa Fundacji dotyczy więc obu repozytoriów.</w:t>
              </w:r>
            </w:ins>
          </w:p>
        </w:tc>
      </w:tr>
      <w:tr w:rsidR="00AE7DEC" w:rsidRPr="00F34308" w14:paraId="6B70422E" w14:textId="77777777">
        <w:tc>
          <w:tcPr>
            <w:tcW w:w="2340" w:type="dxa"/>
          </w:tcPr>
          <w:p w14:paraId="00EA3D94" w14:textId="77777777" w:rsidR="00AE7DEC" w:rsidRDefault="00000000">
            <w:r>
              <w:lastRenderedPageBreak/>
              <w:t>15</w:t>
            </w:r>
          </w:p>
        </w:tc>
        <w:tc>
          <w:tcPr>
            <w:tcW w:w="2340" w:type="dxa"/>
          </w:tcPr>
          <w:p w14:paraId="3549078C" w14:textId="77777777" w:rsidR="00AE7DEC" w:rsidRPr="00F34308" w:rsidRDefault="00000000">
            <w:pPr>
              <w:rPr>
                <w:lang w:val="pl-PL"/>
                <w:rPrChange w:id="114" w:author="Mamcarz, Paweł" w:date="2026-10-03T19:49:00Z" w16du:dateUtc="2026-10-03T17:49:00Z">
                  <w:rPr/>
                </w:rPrChange>
              </w:rPr>
            </w:pPr>
            <w:r w:rsidRPr="00F34308">
              <w:rPr>
                <w:lang w:val="pl-PL"/>
                <w:rPrChange w:id="115" w:author="Mamcarz, Paweł" w:date="2026-10-03T19:49:00Z" w16du:dateUtc="2026-10-03T17:49:00Z">
                  <w:rPr/>
                </w:rPrChange>
              </w:rPr>
              <w:t>Co dokładnie Kalkulator liczy? Które z czterech poziomów: koszty bieżące, związek w firmie, scenariusze, koszt milczenia?</w:t>
            </w:r>
          </w:p>
        </w:tc>
        <w:tc>
          <w:tcPr>
            <w:tcW w:w="2340" w:type="dxa"/>
          </w:tcPr>
          <w:p w14:paraId="4DB342DA" w14:textId="77777777" w:rsidR="00AE7DEC" w:rsidRDefault="00000000">
            <w:proofErr w:type="spellStart"/>
            <w:r>
              <w:t>Zakres</w:t>
            </w:r>
            <w:proofErr w:type="spellEnd"/>
            <w:r>
              <w:t xml:space="preserve"> </w:t>
            </w:r>
            <w:proofErr w:type="spellStart"/>
            <w:r>
              <w:t>obietnicy</w:t>
            </w:r>
            <w:proofErr w:type="spellEnd"/>
            <w:r>
              <w:t xml:space="preserve"> </w:t>
            </w:r>
            <w:proofErr w:type="spellStart"/>
            <w:r>
              <w:t>wobec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</w:p>
        </w:tc>
        <w:tc>
          <w:tcPr>
            <w:tcW w:w="2340" w:type="dxa"/>
          </w:tcPr>
          <w:p w14:paraId="711884FD" w14:textId="77777777" w:rsidR="00AE7DEC" w:rsidRPr="00F34308" w:rsidRDefault="00000000">
            <w:pPr>
              <w:rPr>
                <w:lang w:val="pl-PL"/>
                <w:rPrChange w:id="116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17" w:author="Mamcarz, Paweł" w:date="2026-10-03T19:50:00Z" w16du:dateUtc="2026-10-03T17:50:00Z">
                  <w:rPr/>
                </w:rPrChange>
              </w:rPr>
              <w:t>Lista wyliczeń z opisem każdego</w:t>
            </w:r>
          </w:p>
          <w:p w14:paraId="54B2D3B2" w14:textId="75C74695" w:rsidR="00A6150C" w:rsidRPr="00F34308" w:rsidRDefault="00000000">
            <w:pPr>
              <w:rPr>
                <w:lang w:val="pl-PL"/>
                <w:rPrChange w:id="118" w:author="Mamcarz, Paweł" w:date="2026-10-03T19:50:00Z" w16du:dateUtc="2026-10-03T17:50:00Z">
                  <w:rPr/>
                </w:rPrChange>
              </w:rPr>
            </w:pPr>
            <w:ins w:id="119" w:author="Paweł Mamcarz" w:date="2026-10-03T12:00:00Z">
              <w:r w:rsidRPr="00F34308">
                <w:rPr>
                  <w:b/>
                  <w:lang w:val="pl-PL"/>
                  <w:rPrChange w:id="120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21" w:author="Mamcarz, Paweł" w:date="2026-10-03T19:50:00Z" w16du:dateUtc="2026-10-03T17:50:00Z">
                    <w:rPr/>
                  </w:rPrChange>
                </w:rPr>
                <w:t xml:space="preserve">Liczy jeden poziom: scenariusz skali kosztu milczenia dla jednej firmy. Wejścia: przychód, koszty, FTE, średnia roczna płaca, rotacja, klimat (jeden suwak, szacunek własny). Wynik: kwota z pasmem P10–P90 dla trzech obszarów w sumie (rotacja i utrata wiedzy, błędy i </w:t>
              </w:r>
              <w:proofErr w:type="spellStart"/>
              <w:r w:rsidRPr="00F34308">
                <w:rPr>
                  <w:lang w:val="pl-PL"/>
                  <w:rPrChange w:id="122" w:author="Mamcarz, Paweł" w:date="2026-10-03T19:50:00Z" w16du:dateUtc="2026-10-03T17:50:00Z">
                    <w:rPr/>
                  </w:rPrChange>
                </w:rPr>
                <w:t>compliance</w:t>
              </w:r>
              <w:proofErr w:type="spellEnd"/>
              <w:r w:rsidRPr="00F34308">
                <w:rPr>
                  <w:lang w:val="pl-PL"/>
                  <w:rPrChange w:id="123" w:author="Mamcarz, Paweł" w:date="2026-10-03T19:50:00Z" w16du:dateUtc="2026-10-03T17:50:00Z">
                    <w:rPr/>
                  </w:rPrChange>
                </w:rPr>
                <w:t>, wypalenie) i dwóch poza sumą (innowacje, koordynacja). Poziomu „związek w firmie” (BP a rotacja na danych firmy) nie ma.</w:t>
              </w:r>
            </w:ins>
            <w:ins w:id="124" w:author="Mamcarz, Paweł" w:date="2026-10-03T19:50:00Z" w16du:dateUtc="2026-10-03T17:50:00Z">
              <w:r w:rsidR="00F34308">
                <w:rPr>
                  <w:lang w:val="pl-PL"/>
                </w:rPr>
                <w:t xml:space="preserve"> Mogę dodać.</w:t>
              </w:r>
            </w:ins>
          </w:p>
        </w:tc>
      </w:tr>
      <w:tr w:rsidR="00AE7DEC" w:rsidRPr="00F34308" w14:paraId="71247479" w14:textId="77777777">
        <w:tc>
          <w:tcPr>
            <w:tcW w:w="2340" w:type="dxa"/>
          </w:tcPr>
          <w:p w14:paraId="4CA7DBD7" w14:textId="77777777" w:rsidR="00AE7DEC" w:rsidRDefault="00000000">
            <w:r>
              <w:t>16</w:t>
            </w:r>
          </w:p>
        </w:tc>
        <w:tc>
          <w:tcPr>
            <w:tcW w:w="2340" w:type="dxa"/>
          </w:tcPr>
          <w:p w14:paraId="5EA9ADFB" w14:textId="77777777" w:rsidR="00AE7DEC" w:rsidRPr="00F34308" w:rsidRDefault="00000000">
            <w:pPr>
              <w:rPr>
                <w:lang w:val="pl-PL"/>
                <w:rPrChange w:id="125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26" w:author="Mamcarz, Paweł" w:date="2026-10-03T19:50:00Z" w16du:dateUtc="2026-10-03T17:50:00Z">
                  <w:rPr/>
                </w:rPrChange>
              </w:rPr>
              <w:t>Jakie założenia przyjmuje (np. koszt zastąpienia pracownika) i skąd one pochodzą?</w:t>
            </w:r>
          </w:p>
        </w:tc>
        <w:tc>
          <w:tcPr>
            <w:tcW w:w="2340" w:type="dxa"/>
          </w:tcPr>
          <w:p w14:paraId="2E845F16" w14:textId="77777777" w:rsidR="00AE7DEC" w:rsidRPr="00F34308" w:rsidRDefault="00000000">
            <w:pPr>
              <w:rPr>
                <w:lang w:val="pl-PL"/>
                <w:rPrChange w:id="127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28" w:author="Mamcarz, Paweł" w:date="2026-10-03T19:50:00Z" w16du:dateUtc="2026-10-03T17:50:00Z">
                  <w:rPr/>
                </w:rPrChange>
              </w:rPr>
              <w:t>Każde założenie musi mieć źródło</w:t>
            </w:r>
          </w:p>
        </w:tc>
        <w:tc>
          <w:tcPr>
            <w:tcW w:w="2340" w:type="dxa"/>
          </w:tcPr>
          <w:p w14:paraId="27408DDC" w14:textId="77777777" w:rsidR="00AE7DEC" w:rsidRPr="00F34308" w:rsidRDefault="00000000">
            <w:pPr>
              <w:rPr>
                <w:lang w:val="pl-PL"/>
                <w:rPrChange w:id="129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30" w:author="Mamcarz, Paweł" w:date="2026-10-03T19:50:00Z" w16du:dateUtc="2026-10-03T17:50:00Z">
                  <w:rPr/>
                </w:rPrChange>
              </w:rPr>
              <w:t>Założenia spisane, ze źródłami</w:t>
            </w:r>
          </w:p>
          <w:p w14:paraId="728EF39B" w14:textId="77777777" w:rsidR="00A6150C" w:rsidRPr="00F34308" w:rsidRDefault="00000000">
            <w:pPr>
              <w:rPr>
                <w:lang w:val="pl-PL"/>
                <w:rPrChange w:id="131" w:author="Mamcarz, Paweł" w:date="2026-10-03T19:50:00Z" w16du:dateUtc="2026-10-03T17:50:00Z">
                  <w:rPr/>
                </w:rPrChange>
              </w:rPr>
            </w:pPr>
            <w:ins w:id="132" w:author="Paweł Mamcarz" w:date="2026-10-03T12:00:00Z">
              <w:r w:rsidRPr="00F34308">
                <w:rPr>
                  <w:b/>
                  <w:lang w:val="pl-PL"/>
                  <w:rPrChange w:id="133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34" w:author="Mamcarz, Paweł" w:date="2026-10-03T19:50:00Z" w16du:dateUtc="2026-10-03T17:50:00Z">
                    <w:rPr/>
                  </w:rPrChange>
                </w:rPr>
                <w:t>Spisane w dokumencie „</w:t>
              </w:r>
              <w:proofErr w:type="spellStart"/>
              <w:r w:rsidRPr="00F34308">
                <w:rPr>
                  <w:lang w:val="pl-PL"/>
                  <w:rPrChange w:id="135" w:author="Mamcarz, Paweł" w:date="2026-10-03T19:50:00Z" w16du:dateUtc="2026-10-03T17:50:00Z">
                    <w:rPr/>
                  </w:rPrChange>
                </w:rPr>
                <w:t>Priory</w:t>
              </w:r>
              <w:proofErr w:type="spellEnd"/>
              <w:r w:rsidRPr="00F34308">
                <w:rPr>
                  <w:lang w:val="pl-PL"/>
                  <w:rPrChange w:id="136" w:author="Mamcarz, Paweł" w:date="2026-10-03T19:50:00Z" w16du:dateUtc="2026-10-03T17:50:00Z">
                    <w:rPr/>
                  </w:rPrChange>
                </w:rPr>
                <w:t xml:space="preserve"> FNP” z wartościami i uzasadnieniem (np. koszt zastąpienia = 0,75 rocznej płacy; odniesienie rotacji 14,8% przypisane do GUS, jeszcze niezweryfikowane). Uczciwie: kwoty są </w:t>
              </w:r>
              <w:proofErr w:type="spellStart"/>
              <w:r w:rsidRPr="00F34308">
                <w:rPr>
                  <w:lang w:val="pl-PL"/>
                  <w:rPrChange w:id="137" w:author="Mamcarz, Paweł" w:date="2026-10-03T19:50:00Z" w16du:dateUtc="2026-10-03T17:50:00Z">
                    <w:rPr/>
                  </w:rPrChange>
                </w:rPr>
                <w:t>priorami</w:t>
              </w:r>
              <w:proofErr w:type="spellEnd"/>
              <w:r w:rsidRPr="00F34308">
                <w:rPr>
                  <w:lang w:val="pl-PL"/>
                  <w:rPrChange w:id="138" w:author="Mamcarz, Paweł" w:date="2026-10-03T19:50:00Z" w16du:dateUtc="2026-10-03T17:50:00Z">
                    <w:rPr/>
                  </w:rPrChange>
                </w:rPr>
                <w:t xml:space="preserve"> autora; badania uzasadniają mechanizm, nie </w:t>
              </w:r>
              <w:r w:rsidRPr="00F34308">
                <w:rPr>
                  <w:lang w:val="pl-PL"/>
                  <w:rPrChange w:id="139" w:author="Mamcarz, Paweł" w:date="2026-10-03T19:50:00Z" w16du:dateUtc="2026-10-03T17:50:00Z">
                    <w:rPr/>
                  </w:rPrChange>
                </w:rPr>
                <w:lastRenderedPageBreak/>
                <w:t>przeliczniki. Końce krzywych przypisane do Ipsos czekają na audyt tabel, więc nie mówimy, że model jest skalibrowany na Ipsos.</w:t>
              </w:r>
            </w:ins>
          </w:p>
          <w:p>
            <w:pPr>
              <w:rPr>
                <w:ins w:id="20009" w:author="Paweł Mamcarz" w:date="2026-10-03T14:00:00Z"/>
              </w:rPr>
            </w:pPr>
            <w:ins w:id="20010" w:author="Paweł Mamcarz" w:date="2026-10-03T14:00:00Z">
              <w:r>
                <w:rPr>
                  <w:b/>
                </w:rPr>
                <w:t xml:space="preserve">Uzupełnienie: </w:t>
              </w:r>
              <w:r>
                <w:rPr/>
                <w:t xml:space="preserve">Zestawienie wszystkich założeń z wartościami i statusem (autorski prior, źródło prywatne w audycie, do weryfikacji) jest w Zał. 1.</w:t>
              </w:r>
            </w:ins>
          </w:p>
        </w:tc>
      </w:tr>
      <w:tr w:rsidR="00AE7DEC" w:rsidRPr="00F34308" w14:paraId="35999D70" w14:textId="77777777">
        <w:tc>
          <w:tcPr>
            <w:tcW w:w="2340" w:type="dxa"/>
          </w:tcPr>
          <w:p w14:paraId="1E9526D7" w14:textId="77777777" w:rsidR="00AE7DEC" w:rsidRDefault="00000000">
            <w:r>
              <w:lastRenderedPageBreak/>
              <w:t>17</w:t>
            </w:r>
          </w:p>
        </w:tc>
        <w:tc>
          <w:tcPr>
            <w:tcW w:w="2340" w:type="dxa"/>
          </w:tcPr>
          <w:p w14:paraId="5AFFDAB3" w14:textId="77777777" w:rsidR="00AE7DEC" w:rsidRPr="00F34308" w:rsidRDefault="00000000">
            <w:pPr>
              <w:rPr>
                <w:lang w:val="pl-PL"/>
                <w:rPrChange w:id="140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41" w:author="Mamcarz, Paweł" w:date="2026-10-03T19:50:00Z" w16du:dateUtc="2026-10-03T17:50:00Z">
                  <w:rPr/>
                </w:rPrChange>
              </w:rPr>
              <w:t>Czy wynik jest podawany jako przedział i scenariusze, czy jako jedna kwota?</w:t>
            </w:r>
          </w:p>
        </w:tc>
        <w:tc>
          <w:tcPr>
            <w:tcW w:w="2340" w:type="dxa"/>
          </w:tcPr>
          <w:p w14:paraId="2475E1A4" w14:textId="77777777" w:rsidR="00AE7DEC" w:rsidRPr="00F34308" w:rsidRDefault="00000000">
            <w:pPr>
              <w:rPr>
                <w:lang w:val="pl-PL"/>
                <w:rPrChange w:id="142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43" w:author="Mamcarz, Paweł" w:date="2026-10-03T19:50:00Z" w16du:dateUtc="2026-10-03T17:50:00Z">
                  <w:rPr/>
                </w:rPrChange>
              </w:rPr>
              <w:t>Jedna kwota tworzy oczekiwanie oszczędności</w:t>
            </w:r>
          </w:p>
        </w:tc>
        <w:tc>
          <w:tcPr>
            <w:tcW w:w="2340" w:type="dxa"/>
          </w:tcPr>
          <w:p w14:paraId="595E1789" w14:textId="77777777" w:rsidR="00AE7DEC" w:rsidRPr="00F34308" w:rsidRDefault="00000000">
            <w:pPr>
              <w:rPr>
                <w:lang w:val="pl-PL"/>
                <w:rPrChange w:id="144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45" w:author="Mamcarz, Paweł" w:date="2026-10-03T19:50:00Z" w16du:dateUtc="2026-10-03T17:50:00Z">
                  <w:rPr/>
                </w:rPrChange>
              </w:rPr>
              <w:t>Przedziały i scenariusze</w:t>
            </w:r>
          </w:p>
          <w:p w14:paraId="09B9BD23" w14:textId="77777777" w:rsidR="00A6150C" w:rsidRPr="00F34308" w:rsidRDefault="00000000">
            <w:pPr>
              <w:rPr>
                <w:lang w:val="pl-PL"/>
                <w:rPrChange w:id="146" w:author="Mamcarz, Paweł" w:date="2026-10-03T19:50:00Z" w16du:dateUtc="2026-10-03T17:50:00Z">
                  <w:rPr/>
                </w:rPrChange>
              </w:rPr>
            </w:pPr>
            <w:ins w:id="147" w:author="Paweł Mamcarz" w:date="2026-10-03T12:00:00Z">
              <w:r w:rsidRPr="00F34308">
                <w:rPr>
                  <w:b/>
                  <w:lang w:val="pl-PL"/>
                  <w:rPrChange w:id="148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49" w:author="Mamcarz, Paweł" w:date="2026-10-03T19:50:00Z" w16du:dateUtc="2026-10-03T17:50:00Z">
                    <w:rPr/>
                  </w:rPrChange>
                </w:rPr>
                <w:t>Kwota z pasmem P10–P90 (2000 losowań). Pasmo to rozrzut przyjętego scenariusza, nie przedział ufności. Kontrakt produktu zakazuje obietnicy ROI i wyceny księgowej. Proponuję w ofercie dla zarządu pokazywać pasmo i procent przychodu, nie kwotę środkową.</w:t>
              </w:r>
            </w:ins>
          </w:p>
          <w:p>
            <w:pPr>
              <w:rPr>
                <w:ins w:id="20011" w:author="Paweł Mamcarz" w:date="2026-10-03T14:00:00Z"/>
              </w:rPr>
            </w:pPr>
            <w:ins w:id="20012" w:author="Paweł Mamcarz" w:date="2026-10-03T14:00:00Z">
              <w:r>
                <w:rPr>
                  <w:b/>
                </w:rPr>
                <w:t xml:space="preserve">Uzupełnienie: </w:t>
              </w:r>
              <w:r>
                <w:rPr/>
                <w:t xml:space="preserve">W głównym repozytorium granice P10–P90 są nazywane granicami scenariusza (percentyle propagacji priorów), nie przedziałem ufności. Taki język proponuję w ofercie. Zał. 1, sekcja 5.</w:t>
              </w:r>
            </w:ins>
          </w:p>
        </w:tc>
      </w:tr>
      <w:tr w:rsidR="00AE7DEC" w:rsidRPr="00F34308" w14:paraId="4ED16489" w14:textId="77777777">
        <w:tc>
          <w:tcPr>
            <w:tcW w:w="2340" w:type="dxa"/>
          </w:tcPr>
          <w:p w14:paraId="6139B497" w14:textId="77777777" w:rsidR="00AE7DEC" w:rsidRDefault="00000000">
            <w:r>
              <w:t>18</w:t>
            </w:r>
          </w:p>
        </w:tc>
        <w:tc>
          <w:tcPr>
            <w:tcW w:w="2340" w:type="dxa"/>
          </w:tcPr>
          <w:p w14:paraId="7DD1FC10" w14:textId="77777777" w:rsidR="00AE7DEC" w:rsidRPr="00F34308" w:rsidRDefault="00000000">
            <w:pPr>
              <w:rPr>
                <w:lang w:val="pl-PL"/>
                <w:rPrChange w:id="150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51" w:author="Mamcarz, Paweł" w:date="2026-10-03T19:50:00Z" w16du:dateUtc="2026-10-03T17:50:00Z">
                  <w:rPr/>
                </w:rPrChange>
              </w:rPr>
              <w:t>Na jakich badaniach naukowych opiera się model i czy zostały przełożone na polskie warunki?</w:t>
            </w:r>
          </w:p>
        </w:tc>
        <w:tc>
          <w:tcPr>
            <w:tcW w:w="2340" w:type="dxa"/>
          </w:tcPr>
          <w:p w14:paraId="7BBFF1A3" w14:textId="77777777" w:rsidR="00AE7DEC" w:rsidRPr="00F34308" w:rsidRDefault="00000000">
            <w:pPr>
              <w:rPr>
                <w:lang w:val="pl-PL"/>
                <w:rPrChange w:id="152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53" w:author="Mamcarz, Paweł" w:date="2026-10-03T19:50:00Z" w16du:dateUtc="2026-10-03T17:50:00Z">
                  <w:rPr/>
                </w:rPrChange>
              </w:rPr>
              <w:t>Materiały sprzedażowe obiecują „bazę opracowań naukowych”</w:t>
            </w:r>
          </w:p>
        </w:tc>
        <w:tc>
          <w:tcPr>
            <w:tcW w:w="2340" w:type="dxa"/>
          </w:tcPr>
          <w:p w14:paraId="0DA5F5C6" w14:textId="77777777" w:rsidR="00AE7DEC" w:rsidRPr="00F34308" w:rsidRDefault="00000000">
            <w:pPr>
              <w:rPr>
                <w:lang w:val="pl-PL"/>
                <w:rPrChange w:id="154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55" w:author="Mamcarz, Paweł" w:date="2026-10-03T19:50:00Z" w16du:dateUtc="2026-10-03T17:50:00Z">
                  <w:rPr/>
                </w:rPrChange>
              </w:rPr>
              <w:t>Lista źródeł i opis ich użycia</w:t>
            </w:r>
          </w:p>
          <w:p w14:paraId="32D274A3" w14:textId="77777777" w:rsidR="00A6150C" w:rsidRPr="00F34308" w:rsidRDefault="00000000">
            <w:pPr>
              <w:rPr>
                <w:lang w:val="pl-PL"/>
                <w:rPrChange w:id="156" w:author="Mamcarz, Paweł" w:date="2026-10-03T19:50:00Z" w16du:dateUtc="2026-10-03T17:50:00Z">
                  <w:rPr/>
                </w:rPrChange>
              </w:rPr>
            </w:pPr>
            <w:ins w:id="157" w:author="Paweł Mamcarz" w:date="2026-10-03T12:00:00Z">
              <w:r w:rsidRPr="00F34308">
                <w:rPr>
                  <w:b/>
                  <w:lang w:val="pl-PL"/>
                  <w:rPrChange w:id="158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59" w:author="Mamcarz, Paweł" w:date="2026-10-03T19:50:00Z" w16du:dateUtc="2026-10-03T17:50:00Z">
                    <w:rPr/>
                  </w:rPrChange>
                </w:rPr>
                <w:t xml:space="preserve">Badania uzasadniają mechanizm (m.in. </w:t>
              </w:r>
              <w:proofErr w:type="spellStart"/>
              <w:r w:rsidRPr="00F34308">
                <w:rPr>
                  <w:lang w:val="pl-PL"/>
                  <w:rPrChange w:id="160" w:author="Mamcarz, Paweł" w:date="2026-10-03T19:50:00Z" w16du:dateUtc="2026-10-03T17:50:00Z">
                    <w:rPr/>
                  </w:rPrChange>
                </w:rPr>
                <w:t>Kiewitz</w:t>
              </w:r>
              <w:proofErr w:type="spellEnd"/>
              <w:r w:rsidRPr="00F34308">
                <w:rPr>
                  <w:lang w:val="pl-PL"/>
                  <w:rPrChange w:id="161" w:author="Mamcarz, Paweł" w:date="2026-10-03T19:50:00Z" w16du:dateUtc="2026-10-03T17:50:00Z">
                    <w:rPr/>
                  </w:rPrChange>
                </w:rPr>
                <w:t xml:space="preserve"> i in. 2016 o strachu i milczeniu obronnym; Adamska 2016 o rodzajach milczenia), </w:t>
              </w:r>
              <w:proofErr w:type="gramStart"/>
              <w:r w:rsidRPr="00F34308">
                <w:rPr>
                  <w:lang w:val="pl-PL"/>
                  <w:rPrChange w:id="162" w:author="Mamcarz, Paweł" w:date="2026-10-03T19:50:00Z" w16du:dateUtc="2026-10-03T17:50:00Z">
                    <w:rPr/>
                  </w:rPrChange>
                </w:rPr>
                <w:t>nie wielkości</w:t>
              </w:r>
              <w:proofErr w:type="gramEnd"/>
              <w:r w:rsidRPr="00F34308">
                <w:rPr>
                  <w:lang w:val="pl-PL"/>
                  <w:rPrChange w:id="163" w:author="Mamcarz, Paweł" w:date="2026-10-03T19:50:00Z" w16du:dateUtc="2026-10-03T17:50:00Z">
                    <w:rPr/>
                  </w:rPrChange>
                </w:rPr>
                <w:t xml:space="preserve"> w złotych. Przełożenie na polskie warunki jest częściowe (Ipsos × FNP 2026 jako kontekst, audyt tabel w toku). W materiałach sprzedażowych nie obiecujmy „bazy </w:t>
              </w:r>
              <w:r w:rsidRPr="00F34308">
                <w:rPr>
                  <w:lang w:val="pl-PL"/>
                  <w:rPrChange w:id="164" w:author="Mamcarz, Paweł" w:date="2026-10-03T19:50:00Z" w16du:dateUtc="2026-10-03T17:50:00Z">
                    <w:rPr/>
                  </w:rPrChange>
                </w:rPr>
                <w:lastRenderedPageBreak/>
                <w:t>opracowań” jako podstawy kwot.</w:t>
              </w:r>
            </w:ins>
          </w:p>
        </w:tc>
      </w:tr>
      <w:tr w:rsidR="00AE7DEC" w:rsidRPr="00F34308" w14:paraId="65C0F910" w14:textId="77777777">
        <w:tc>
          <w:tcPr>
            <w:tcW w:w="2340" w:type="dxa"/>
          </w:tcPr>
          <w:p w14:paraId="520AB502" w14:textId="77777777" w:rsidR="00AE7DEC" w:rsidRDefault="00000000">
            <w:r>
              <w:lastRenderedPageBreak/>
              <w:t>19</w:t>
            </w:r>
          </w:p>
        </w:tc>
        <w:tc>
          <w:tcPr>
            <w:tcW w:w="2340" w:type="dxa"/>
          </w:tcPr>
          <w:p w14:paraId="7FCEF460" w14:textId="77777777" w:rsidR="00AE7DEC" w:rsidRPr="00F34308" w:rsidRDefault="00000000">
            <w:pPr>
              <w:rPr>
                <w:lang w:val="pl-PL"/>
                <w:rPrChange w:id="165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66" w:author="Mamcarz, Paweł" w:date="2026-10-03T19:50:00Z" w16du:dateUtc="2026-10-03T17:50:00Z">
                  <w:rPr/>
                </w:rPrChange>
              </w:rPr>
              <w:t>Jak model jest powiązany z ankietą (które pytania, które moduły)?</w:t>
            </w:r>
          </w:p>
        </w:tc>
        <w:tc>
          <w:tcPr>
            <w:tcW w:w="2340" w:type="dxa"/>
          </w:tcPr>
          <w:p w14:paraId="4182013C" w14:textId="77777777" w:rsidR="00AE7DEC" w:rsidRPr="00F34308" w:rsidRDefault="00000000">
            <w:pPr>
              <w:rPr>
                <w:lang w:val="pl-PL"/>
                <w:rPrChange w:id="167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68" w:author="Mamcarz, Paweł" w:date="2026-10-03T19:50:00Z" w16du:dateUtc="2026-10-03T17:50:00Z">
                  <w:rPr/>
                </w:rPrChange>
              </w:rPr>
              <w:t>Kalkulator bez ankiety liczy tylko koszty HR</w:t>
            </w:r>
          </w:p>
        </w:tc>
        <w:tc>
          <w:tcPr>
            <w:tcW w:w="2340" w:type="dxa"/>
          </w:tcPr>
          <w:p w14:paraId="3376261A" w14:textId="77777777" w:rsidR="00AE7DEC" w:rsidRPr="00F34308" w:rsidRDefault="00000000">
            <w:pPr>
              <w:rPr>
                <w:lang w:val="pl-PL"/>
                <w:rPrChange w:id="169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70" w:author="Mamcarz, Paweł" w:date="2026-10-03T19:50:00Z" w16du:dateUtc="2026-10-03T17:50:00Z">
                  <w:rPr/>
                </w:rPrChange>
              </w:rPr>
              <w:t>Opisane powiązanie z modułem D i filarami</w:t>
            </w:r>
          </w:p>
          <w:p w14:paraId="56A07BFA" w14:textId="77777777" w:rsidR="00A6150C" w:rsidRPr="00F34308" w:rsidRDefault="00000000">
            <w:pPr>
              <w:rPr>
                <w:lang w:val="pl-PL"/>
                <w:rPrChange w:id="171" w:author="Mamcarz, Paweł" w:date="2026-10-03T19:50:00Z" w16du:dateUtc="2026-10-03T17:50:00Z">
                  <w:rPr/>
                </w:rPrChange>
              </w:rPr>
            </w:pPr>
            <w:ins w:id="172" w:author="Paweł Mamcarz" w:date="2026-10-03T12:00:00Z">
              <w:r w:rsidRPr="00F34308">
                <w:rPr>
                  <w:b/>
                  <w:lang w:val="pl-PL"/>
                  <w:rPrChange w:id="173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74" w:author="Mamcarz, Paweł" w:date="2026-10-03T19:50:00Z" w16du:dateUtc="2026-10-03T17:50:00Z">
                    <w:rPr/>
                  </w:rPrChange>
                </w:rPr>
                <w:t>Dziś nie jest powiązany. Klimat to jeden suwak wpisywany przez osobę z firmy; brak mapowania pytań ankiety, modułu D i filarów. To główna luka. Potrzebny projekt interfejsu: które wyniki filarów zastępują suwak i jak agregować do zespołu (z psychometrą).</w:t>
              </w:r>
            </w:ins>
          </w:p>
          <w:p>
            <w:pPr>
              <w:rPr>
                <w:ins w:id="20013" w:author="Paweł Mamcarz" w:date="2026-10-03T14:00:00Z"/>
              </w:rPr>
            </w:pPr>
            <w:ins w:id="20014" w:author="Paweł Mamcarz" w:date="2026-10-03T14:00:00Z">
              <w:r>
                <w:rPr>
                  <w:b/>
                </w:rPr>
                <w:t xml:space="preserve">Uzupełnienie (silence-tax.com): </w:t>
              </w:r>
              <w:r>
                <w:rPr/>
                <w:t xml:space="preserve">Most ankieta–model istnieje w głównym repozytorium jako skrypt wsadowy: przelicza wynik ankiety (skala 1–7 albo 0–100) na klimat 0–100 i uruchamia model dla każdej firmy, zapisując predykcje przed porównaniem z wynikami. Działa na pliku CSV, nie w interfejsie Kalkulatora FNP. Protokół traktuje wynik PS-7 przeskalowany do 0–100 jako główne wejście modelu.</w:t>
              </w:r>
            </w:ins>
          </w:p>
        </w:tc>
      </w:tr>
    </w:tbl>
    <w:p w14:paraId="371FD373" w14:textId="77777777" w:rsidR="00AE7DEC" w:rsidRDefault="00000000">
      <w:pPr>
        <w:pStyle w:val="Nagwek3"/>
      </w:pPr>
      <w:r>
        <w:t xml:space="preserve">Dane </w:t>
      </w:r>
      <w:proofErr w:type="spellStart"/>
      <w:r>
        <w:t>i</w:t>
      </w:r>
      <w:proofErr w:type="spellEnd"/>
      <w:r>
        <w:t xml:space="preserve"> </w:t>
      </w:r>
      <w:proofErr w:type="spellStart"/>
      <w:r>
        <w:t>wiarygodność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:rsidRPr="00F34308" w14:paraId="1B104229" w14:textId="77777777">
        <w:trPr>
          <w:tblHeader/>
        </w:trPr>
        <w:tc>
          <w:tcPr>
            <w:tcW w:w="2340" w:type="dxa"/>
            <w:shd w:val="clear" w:color="auto" w:fill="F2F2F2"/>
          </w:tcPr>
          <w:p w14:paraId="5AFFA730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1CBDB00F" w14:textId="77777777" w:rsidR="00AE7DEC" w:rsidRDefault="00000000">
            <w:proofErr w:type="spellStart"/>
            <w:r>
              <w:t>Pytanie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417FE33" w14:textId="77777777" w:rsidR="00AE7DEC" w:rsidRDefault="00000000">
            <w:proofErr w:type="spellStart"/>
            <w:r>
              <w:t>Dlaczego</w:t>
            </w:r>
            <w:proofErr w:type="spellEnd"/>
            <w:r>
              <w:t xml:space="preserve"> to </w:t>
            </w:r>
            <w:proofErr w:type="spellStart"/>
            <w:r>
              <w:t>ważne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77FC0B3" w14:textId="77777777" w:rsidR="00AE7DEC" w:rsidRPr="00F34308" w:rsidRDefault="00000000">
            <w:pPr>
              <w:rPr>
                <w:lang w:val="pl-PL"/>
                <w:rPrChange w:id="175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76" w:author="Mamcarz, Paweł" w:date="2026-10-03T19:50:00Z" w16du:dateUtc="2026-10-03T17:50:00Z">
                  <w:rPr/>
                </w:rPrChange>
              </w:rPr>
              <w:t>Odpowiedź, która pozwala iść dalej</w:t>
            </w:r>
          </w:p>
        </w:tc>
      </w:tr>
      <w:tr w:rsidR="00AE7DEC" w:rsidRPr="00F34308" w14:paraId="140711D5" w14:textId="77777777">
        <w:tc>
          <w:tcPr>
            <w:tcW w:w="2340" w:type="dxa"/>
          </w:tcPr>
          <w:p w14:paraId="59C6DC09" w14:textId="77777777" w:rsidR="00AE7DEC" w:rsidRDefault="00000000">
            <w:r>
              <w:t>20</w:t>
            </w:r>
          </w:p>
        </w:tc>
        <w:tc>
          <w:tcPr>
            <w:tcW w:w="2340" w:type="dxa"/>
          </w:tcPr>
          <w:p w14:paraId="3CF42780" w14:textId="77777777" w:rsidR="00AE7DEC" w:rsidRPr="00F34308" w:rsidRDefault="00000000">
            <w:pPr>
              <w:rPr>
                <w:lang w:val="pl-PL"/>
                <w:rPrChange w:id="177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78" w:author="Mamcarz, Paweł" w:date="2026-10-03T19:50:00Z" w16du:dateUtc="2026-10-03T17:50:00Z">
                  <w:rPr/>
                </w:rPrChange>
              </w:rPr>
              <w:t>Jakich danych od firmy potrzebuje minimalnie? Co, jeśli ich nie ma?</w:t>
            </w:r>
          </w:p>
        </w:tc>
        <w:tc>
          <w:tcPr>
            <w:tcW w:w="2340" w:type="dxa"/>
          </w:tcPr>
          <w:p w14:paraId="7D9C385B" w14:textId="77777777" w:rsidR="00AE7DEC" w:rsidRPr="00F34308" w:rsidRDefault="00000000">
            <w:pPr>
              <w:rPr>
                <w:lang w:val="pl-PL"/>
                <w:rPrChange w:id="179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80" w:author="Mamcarz, Paweł" w:date="2026-10-03T19:50:00Z" w16du:dateUtc="2026-10-03T17:50:00Z">
                  <w:rPr/>
                </w:rPrChange>
              </w:rPr>
              <w:t>Większość firm ma dane niepełne</w:t>
            </w:r>
          </w:p>
        </w:tc>
        <w:tc>
          <w:tcPr>
            <w:tcW w:w="2340" w:type="dxa"/>
          </w:tcPr>
          <w:p w14:paraId="6D2AF99C" w14:textId="77777777" w:rsidR="00AE7DEC" w:rsidRPr="00F34308" w:rsidRDefault="00000000">
            <w:pPr>
              <w:rPr>
                <w:lang w:val="pl-PL"/>
                <w:rPrChange w:id="181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82" w:author="Mamcarz, Paweł" w:date="2026-10-03T19:50:00Z" w16du:dateUtc="2026-10-03T17:50:00Z">
                  <w:rPr/>
                </w:rPrChange>
              </w:rPr>
              <w:t>Lista minimalna plus wariant „brak danych”</w:t>
            </w:r>
          </w:p>
          <w:p w14:paraId="24B6CDEF" w14:textId="77777777" w:rsidR="00A6150C" w:rsidRPr="00F34308" w:rsidRDefault="00000000">
            <w:pPr>
              <w:rPr>
                <w:lang w:val="pl-PL"/>
                <w:rPrChange w:id="183" w:author="Mamcarz, Paweł" w:date="2026-10-03T19:50:00Z" w16du:dateUtc="2026-10-03T17:50:00Z">
                  <w:rPr/>
                </w:rPrChange>
              </w:rPr>
            </w:pPr>
            <w:ins w:id="184" w:author="Paweł Mamcarz" w:date="2026-10-03T12:00:00Z">
              <w:r w:rsidRPr="00F34308">
                <w:rPr>
                  <w:b/>
                  <w:lang w:val="pl-PL"/>
                  <w:rPrChange w:id="185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86" w:author="Mamcarz, Paweł" w:date="2026-10-03T19:50:00Z" w16du:dateUtc="2026-10-03T17:50:00Z">
                    <w:rPr/>
                  </w:rPrChange>
                </w:rPr>
                <w:t xml:space="preserve">Sześć pól: przychód, koszty, FTE, średnia roczna płaca brutto, rotacja, klimat. Model napędzają FTE, płaca, rotacja i klimat; przychód to mianownik procentu, koszty służą marży. Wariant „brak danych”: rotacja = odniesienie 14,8%, klimat jako szacunek własny. Danych o absencji, zgłoszeniach i </w:t>
              </w:r>
              <w:r w:rsidRPr="00F34308">
                <w:rPr>
                  <w:lang w:val="pl-PL"/>
                  <w:rPrChange w:id="187" w:author="Mamcarz, Paweł" w:date="2026-10-03T19:50:00Z" w16du:dateUtc="2026-10-03T17:50:00Z">
                    <w:rPr/>
                  </w:rPrChange>
                </w:rPr>
                <w:lastRenderedPageBreak/>
                <w:t>incydentach model dziś nie przyjmuje.</w:t>
              </w:r>
            </w:ins>
          </w:p>
          <w:p>
            <w:pPr>
              <w:rPr>
                <w:ins w:id="20015" w:author="Paweł Mamcarz" w:date="2026-10-03T14:00:00Z"/>
              </w:rPr>
            </w:pPr>
            <w:ins w:id="20016" w:author="Paweł Mamcarz" w:date="2026-10-03T14:00:00Z">
              <w:r>
                <w:rPr>
                  <w:b/>
                </w:rPr>
                <w:t xml:space="preserve">Uzupełnienie: </w:t>
              </w:r>
              <w:r>
                <w:rPr/>
                <w:t xml:space="preserve">Pełna lista danych (około 50 pól w 6 sekcjach, z oznaczeniem, które są potrzebne do Kalkulatora) jest w Zał. 3. Do samego Kalkulatora wystarczą 4 pola oraz szacunek klimatu.</w:t>
              </w:r>
            </w:ins>
          </w:p>
        </w:tc>
      </w:tr>
      <w:tr w:rsidR="00AE7DEC" w14:paraId="02D34F4B" w14:textId="77777777">
        <w:tc>
          <w:tcPr>
            <w:tcW w:w="2340" w:type="dxa"/>
          </w:tcPr>
          <w:p w14:paraId="6E43E135" w14:textId="77777777" w:rsidR="00AE7DEC" w:rsidRDefault="00000000">
            <w:r>
              <w:lastRenderedPageBreak/>
              <w:t>21</w:t>
            </w:r>
          </w:p>
        </w:tc>
        <w:tc>
          <w:tcPr>
            <w:tcW w:w="2340" w:type="dxa"/>
          </w:tcPr>
          <w:p w14:paraId="3D239D60" w14:textId="77777777" w:rsidR="00AE7DEC" w:rsidRPr="00F34308" w:rsidRDefault="00000000">
            <w:pPr>
              <w:rPr>
                <w:lang w:val="pl-PL"/>
                <w:rPrChange w:id="188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89" w:author="Mamcarz, Paweł" w:date="2026-10-03T19:50:00Z" w16du:dateUtc="2026-10-03T17:50:00Z">
                  <w:rPr/>
                </w:rPrChange>
              </w:rPr>
              <w:t>Od jakiej liczby zespołów lub wielkości firmy związek BP z rotacją jest wiarygodny?</w:t>
            </w:r>
          </w:p>
        </w:tc>
        <w:tc>
          <w:tcPr>
            <w:tcW w:w="2340" w:type="dxa"/>
          </w:tcPr>
          <w:p w14:paraId="1A592DBD" w14:textId="77777777" w:rsidR="00AE7DEC" w:rsidRPr="00F34308" w:rsidRDefault="00000000">
            <w:pPr>
              <w:rPr>
                <w:lang w:val="pl-PL"/>
                <w:rPrChange w:id="190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91" w:author="Mamcarz, Paweł" w:date="2026-10-03T19:50:00Z" w16du:dateUtc="2026-10-03T17:50:00Z">
                  <w:rPr/>
                </w:rPrChange>
              </w:rPr>
              <w:t>Ustala minimalną wielkość klienta dla pełnej wersji</w:t>
            </w:r>
          </w:p>
        </w:tc>
        <w:tc>
          <w:tcPr>
            <w:tcW w:w="2340" w:type="dxa"/>
          </w:tcPr>
          <w:p w14:paraId="6A3C7889" w14:textId="77777777" w:rsidR="00AE7DEC" w:rsidRPr="00F34308" w:rsidRDefault="00000000">
            <w:pPr>
              <w:rPr>
                <w:lang w:val="pl-PL"/>
                <w:rPrChange w:id="192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93" w:author="Mamcarz, Paweł" w:date="2026-10-03T19:50:00Z" w16du:dateUtc="2026-10-03T17:50:00Z">
                  <w:rPr/>
                </w:rPrChange>
              </w:rPr>
              <w:t>Próg potwierdzony przez psychometrę lub statystyka</w:t>
            </w:r>
          </w:p>
          <w:p w14:paraId="2CE9078C" w14:textId="77777777" w:rsidR="00A6150C" w:rsidRDefault="00000000">
            <w:ins w:id="194" w:author="Paweł Mamcarz" w:date="2026-10-03T12:00:00Z">
              <w:r w:rsidRPr="00F34308">
                <w:rPr>
                  <w:b/>
                  <w:lang w:val="pl-PL"/>
                  <w:rPrChange w:id="195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196" w:author="Mamcarz, Paweł" w:date="2026-10-03T19:50:00Z" w16du:dateUtc="2026-10-03T17:50:00Z">
                    <w:rPr/>
                  </w:rPrChange>
                </w:rPr>
                <w:t xml:space="preserve">Brak progu. Model skaluje się liniowo z FTE (przykład referencyjny: 500 FTE). Rzadkie poważne zdarzenia skalowane liniowo mogą źle pasować do małych firm. </w:t>
              </w:r>
              <w:proofErr w:type="spellStart"/>
              <w:r>
                <w:t>Próg</w:t>
              </w:r>
              <w:proofErr w:type="spellEnd"/>
              <w:r>
                <w:t xml:space="preserve"> </w:t>
              </w:r>
              <w:proofErr w:type="spellStart"/>
              <w:r>
                <w:t>musi</w:t>
              </w:r>
              <w:proofErr w:type="spellEnd"/>
              <w:r>
                <w:t xml:space="preserve"> </w:t>
              </w:r>
              <w:proofErr w:type="spellStart"/>
              <w:r>
                <w:t>wskazać</w:t>
              </w:r>
              <w:proofErr w:type="spellEnd"/>
              <w:r>
                <w:t xml:space="preserve"> </w:t>
              </w:r>
              <w:proofErr w:type="spellStart"/>
              <w:r>
                <w:t>psychometra</w:t>
              </w:r>
              <w:proofErr w:type="spellEnd"/>
              <w:r>
                <w:t xml:space="preserve"> </w:t>
              </w:r>
              <w:proofErr w:type="spellStart"/>
              <w:r>
                <w:t>lub</w:t>
              </w:r>
              <w:proofErr w:type="spellEnd"/>
              <w:r>
                <w:t xml:space="preserve"> </w:t>
              </w:r>
              <w:proofErr w:type="spellStart"/>
              <w:r>
                <w:t>statystyk</w:t>
              </w:r>
              <w:proofErr w:type="spellEnd"/>
              <w:r>
                <w:t>.</w:t>
              </w:r>
            </w:ins>
          </w:p>
          <w:p>
            <w:pPr>
              <w:rPr>
                <w:ins w:id="20017" w:author="Paweł Mamcarz" w:date="2026-10-03T14:00:00Z"/>
              </w:rPr>
            </w:pPr>
            <w:ins w:id="20018" w:author="Paweł Mamcarz" w:date="2026-10-03T14:00:00Z">
              <w:r>
                <w:rPr>
                  <w:b/>
                </w:rPr>
                <w:t xml:space="preserve">Poprawka do odpowiedzi powyżej: </w:t>
              </w:r>
              <w:r>
                <w:rPr/>
                <w:t xml:space="preserve">Protokół wskazuje progi: firmy od 50 FTE (poniżej hierarchia jest płytka, a silnik prawdopodobnie przeszacowuje) oraz co najmniej 15 ważnych odpowiedzi na firmę do stabilnej średniej firmowej. To progi projektowe autora, nie ustalone przez psychometrę. Zał. 2.</w:t>
              </w:r>
            </w:ins>
          </w:p>
        </w:tc>
      </w:tr>
      <w:tr w:rsidR="00AE7DEC" w:rsidRPr="00F34308" w14:paraId="32AF4CF3" w14:textId="77777777">
        <w:tc>
          <w:tcPr>
            <w:tcW w:w="2340" w:type="dxa"/>
          </w:tcPr>
          <w:p w14:paraId="7F95A405" w14:textId="77777777" w:rsidR="00AE7DEC" w:rsidRDefault="00000000">
            <w:r>
              <w:t>22</w:t>
            </w:r>
          </w:p>
        </w:tc>
        <w:tc>
          <w:tcPr>
            <w:tcW w:w="2340" w:type="dxa"/>
          </w:tcPr>
          <w:p w14:paraId="2AC2415E" w14:textId="77777777" w:rsidR="00AE7DEC" w:rsidRPr="00F34308" w:rsidRDefault="00000000">
            <w:pPr>
              <w:rPr>
                <w:lang w:val="pl-PL"/>
                <w:rPrChange w:id="197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198" w:author="Mamcarz, Paweł" w:date="2026-10-03T19:50:00Z" w16du:dateUtc="2026-10-03T17:50:00Z">
                  <w:rPr/>
                </w:rPrChange>
              </w:rPr>
              <w:t>Jak model uwzględnia różnice między zespołami (praca zmianowa, wynagrodzenia, typ pracy)?</w:t>
            </w:r>
          </w:p>
        </w:tc>
        <w:tc>
          <w:tcPr>
            <w:tcW w:w="2340" w:type="dxa"/>
          </w:tcPr>
          <w:p w14:paraId="79526C9E" w14:textId="77777777" w:rsidR="00AE7DEC" w:rsidRPr="00F34308" w:rsidRDefault="00000000">
            <w:pPr>
              <w:rPr>
                <w:lang w:val="pl-PL"/>
                <w:rPrChange w:id="199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00" w:author="Mamcarz, Paweł" w:date="2026-10-03T19:50:00Z" w16du:dateUtc="2026-10-03T17:50:00Z">
                  <w:rPr/>
                </w:rPrChange>
              </w:rPr>
              <w:t>Inaczej wynik wskaże zły zespół</w:t>
            </w:r>
          </w:p>
        </w:tc>
        <w:tc>
          <w:tcPr>
            <w:tcW w:w="2340" w:type="dxa"/>
          </w:tcPr>
          <w:p w14:paraId="6A1DCF73" w14:textId="77777777" w:rsidR="00AE7DEC" w:rsidRPr="00F34308" w:rsidRDefault="00000000">
            <w:pPr>
              <w:rPr>
                <w:lang w:val="pl-PL"/>
                <w:rPrChange w:id="201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02" w:author="Mamcarz, Paweł" w:date="2026-10-03T19:50:00Z" w16du:dateUtc="2026-10-03T17:50:00Z">
                  <w:rPr/>
                </w:rPrChange>
              </w:rPr>
              <w:t>Porównania w grupach podobnych zespołów</w:t>
            </w:r>
          </w:p>
          <w:p w14:paraId="14AC57C1" w14:textId="77777777" w:rsidR="00A6150C" w:rsidRPr="00F34308" w:rsidRDefault="00000000">
            <w:pPr>
              <w:rPr>
                <w:lang w:val="pl-PL"/>
                <w:rPrChange w:id="203" w:author="Mamcarz, Paweł" w:date="2026-10-03T19:50:00Z" w16du:dateUtc="2026-10-03T17:50:00Z">
                  <w:rPr/>
                </w:rPrChange>
              </w:rPr>
            </w:pPr>
            <w:ins w:id="204" w:author="Paweł Mamcarz" w:date="2026-10-03T12:00:00Z">
              <w:r w:rsidRPr="00F34308">
                <w:rPr>
                  <w:b/>
                  <w:lang w:val="pl-PL"/>
                  <w:rPrChange w:id="205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206" w:author="Mamcarz, Paweł" w:date="2026-10-03T19:50:00Z" w16du:dateUtc="2026-10-03T17:50:00Z">
                    <w:rPr/>
                  </w:rPrChange>
                </w:rPr>
                <w:t>Dziś nie uwzględnia. Model liczy firmę jako całość z jednym klimatem; praca zmianowa, struktura płac i typ pracy nie są parametrami. Mapa zespołów z kroku 4 wymaga osobnej warstwy analizy ankiety z progiem anonimowości 5 osób.</w:t>
              </w:r>
            </w:ins>
          </w:p>
          <w:p>
            <w:pPr>
              <w:rPr>
                <w:ins w:id="20019" w:author="Paweł Mamcarz" w:date="2026-10-03T14:00:00Z"/>
              </w:rPr>
            </w:pPr>
            <w:ins w:id="20020" w:author="Paweł Mamcarz" w:date="2026-10-03T14:00:00Z">
              <w:r>
                <w:rPr>
                  <w:b/>
                </w:rPr>
                <w:t xml:space="preserve">Uzupełnienie: </w:t>
              </w:r>
              <w:r>
                <w:rPr/>
                <w:t xml:space="preserve">Protokół zakłada analizę wielopoziomową (respondenci w firmach, ICC około 0,15, 20 osób na firmę), ale sam model kosztów nadal liczy firmę jako całość. Próg 5 osób z briefu (zespół) i 15 osób na firmę z protokołu dotyczą różnych poziomów agregacji.</w:t>
              </w:r>
            </w:ins>
          </w:p>
        </w:tc>
      </w:tr>
      <w:tr w:rsidR="00AE7DEC" w:rsidRPr="00F34308" w14:paraId="0DD956D6" w14:textId="77777777">
        <w:tc>
          <w:tcPr>
            <w:tcW w:w="2340" w:type="dxa"/>
          </w:tcPr>
          <w:p w14:paraId="0A27C4D9" w14:textId="77777777" w:rsidR="00AE7DEC" w:rsidRDefault="00000000">
            <w:r>
              <w:t>23</w:t>
            </w:r>
          </w:p>
        </w:tc>
        <w:tc>
          <w:tcPr>
            <w:tcW w:w="2340" w:type="dxa"/>
          </w:tcPr>
          <w:p w14:paraId="32B75FA5" w14:textId="77777777" w:rsidR="00AE7DEC" w:rsidRPr="00F34308" w:rsidRDefault="00000000">
            <w:pPr>
              <w:rPr>
                <w:lang w:val="pl-PL"/>
                <w:rPrChange w:id="207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08" w:author="Mamcarz, Paweł" w:date="2026-10-03T19:50:00Z" w16du:dateUtc="2026-10-03T17:50:00Z">
                  <w:rPr/>
                </w:rPrChange>
              </w:rPr>
              <w:t>Czy model był sprawdzony na prawdziwych danych jakiejkolwiek firmy?</w:t>
            </w:r>
          </w:p>
        </w:tc>
        <w:tc>
          <w:tcPr>
            <w:tcW w:w="2340" w:type="dxa"/>
          </w:tcPr>
          <w:p w14:paraId="3FDD1A3A" w14:textId="77777777" w:rsidR="00AE7DEC" w:rsidRDefault="00000000">
            <w:r>
              <w:t xml:space="preserve">Test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sprzedażą</w:t>
            </w:r>
            <w:proofErr w:type="spellEnd"/>
          </w:p>
        </w:tc>
        <w:tc>
          <w:tcPr>
            <w:tcW w:w="2340" w:type="dxa"/>
          </w:tcPr>
          <w:p w14:paraId="20440262" w14:textId="77777777" w:rsidR="00AE7DEC" w:rsidRPr="00F34308" w:rsidRDefault="00000000">
            <w:pPr>
              <w:rPr>
                <w:lang w:val="pl-PL"/>
                <w:rPrChange w:id="209" w:author="Mamcarz, Paweł" w:date="2026-10-03T19:50:00Z" w16du:dateUtc="2026-10-03T17:50:00Z">
                  <w:rPr/>
                </w:rPrChange>
              </w:rPr>
            </w:pPr>
            <w:proofErr w:type="gramStart"/>
            <w:r w:rsidRPr="00F34308">
              <w:rPr>
                <w:lang w:val="pl-PL"/>
                <w:rPrChange w:id="210" w:author="Mamcarz, Paweł" w:date="2026-10-03T19:50:00Z" w16du:dateUtc="2026-10-03T17:50:00Z">
                  <w:rPr/>
                </w:rPrChange>
              </w:rPr>
              <w:t>Tak,</w:t>
            </w:r>
            <w:proofErr w:type="gramEnd"/>
            <w:r w:rsidRPr="00F34308">
              <w:rPr>
                <w:lang w:val="pl-PL"/>
                <w:rPrChange w:id="211" w:author="Mamcarz, Paweł" w:date="2026-10-03T19:50:00Z" w16du:dateUtc="2026-10-03T17:50:00Z">
                  <w:rPr/>
                </w:rPrChange>
              </w:rPr>
              <w:t xml:space="preserve"> albo plan testu na pierwszej firmie</w:t>
            </w:r>
          </w:p>
          <w:p w14:paraId="6C1C1EE0" w14:textId="77777777" w:rsidR="00A6150C" w:rsidRPr="00F34308" w:rsidRDefault="00000000">
            <w:pPr>
              <w:rPr>
                <w:lang w:val="pl-PL"/>
                <w:rPrChange w:id="212" w:author="Mamcarz, Paweł" w:date="2026-10-03T19:50:00Z" w16du:dateUtc="2026-10-03T17:50:00Z">
                  <w:rPr/>
                </w:rPrChange>
              </w:rPr>
            </w:pPr>
            <w:ins w:id="213" w:author="Paweł Mamcarz" w:date="2026-10-03T12:00:00Z">
              <w:r w:rsidRPr="00F34308">
                <w:rPr>
                  <w:b/>
                  <w:lang w:val="pl-PL"/>
                  <w:rPrChange w:id="214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215" w:author="Mamcarz, Paweł" w:date="2026-10-03T19:50:00Z" w16du:dateUtc="2026-10-03T17:50:00Z">
                    <w:rPr/>
                  </w:rPrChange>
                </w:rPr>
                <w:t xml:space="preserve">Nie był. Testy potwierdzają poprawność rachunku, </w:t>
              </w:r>
              <w:proofErr w:type="gramStart"/>
              <w:r w:rsidRPr="00F34308">
                <w:rPr>
                  <w:lang w:val="pl-PL"/>
                  <w:rPrChange w:id="216" w:author="Mamcarz, Paweł" w:date="2026-10-03T19:50:00Z" w16du:dateUtc="2026-10-03T17:50:00Z">
                    <w:rPr/>
                  </w:rPrChange>
                </w:rPr>
                <w:t>nie trafność</w:t>
              </w:r>
              <w:proofErr w:type="gramEnd"/>
              <w:r w:rsidRPr="00F34308">
                <w:rPr>
                  <w:lang w:val="pl-PL"/>
                  <w:rPrChange w:id="217" w:author="Mamcarz, Paweł" w:date="2026-10-03T19:50:00Z" w16du:dateUtc="2026-10-03T17:50:00Z">
                    <w:rPr/>
                  </w:rPrChange>
                </w:rPr>
                <w:t xml:space="preserve"> kwot. Proponuję potraktować </w:t>
              </w:r>
              <w:r w:rsidRPr="00F34308">
                <w:rPr>
                  <w:lang w:val="pl-PL"/>
                  <w:rPrChange w:id="218" w:author="Mamcarz, Paweł" w:date="2026-10-03T19:50:00Z" w16du:dateUtc="2026-10-03T17:50:00Z">
                    <w:rPr/>
                  </w:rPrChange>
                </w:rPr>
                <w:lastRenderedPageBreak/>
                <w:t>firmę pilotażową jako test, z planem zapisanym przed startem: jakie dane wewnętrzne, jakie porównanie, jakie kryterium „model nie zawodzi”.</w:t>
              </w:r>
            </w:ins>
          </w:p>
          <w:p>
            <w:pPr>
              <w:rPr>
                <w:ins w:id="20021" w:author="Paweł Mamcarz" w:date="2026-10-03T14:00:00Z"/>
              </w:rPr>
            </w:pPr>
            <w:ins w:id="20022" w:author="Paweł Mamcarz" w:date="2026-10-03T14:00:00Z">
              <w:r>
                <w:rPr>
                  <w:b/>
                </w:rPr>
                <w:t xml:space="preserve">Poprawka do odpowiedzi powyżej: </w:t>
              </w:r>
              <w:r>
                <w:rPr/>
                <w:t xml:space="preserve">Plan testu istnieje: protokół walidacji z hipotezami H1–H5 i kryterium obalenia (korelacja poniżej 0,15 przy co najmniej 60 firmach). Faza A na 15 firmach jest dla poziomu firmy eksploracyjna. Wyników na razie nie ma. Pierwsza firma pilotażowa może wejść do fazy A. Zał. 2.</w:t>
              </w:r>
            </w:ins>
          </w:p>
        </w:tc>
      </w:tr>
      <w:tr w:rsidR="00AE7DEC" w:rsidRPr="00F34308" w14:paraId="2CAFF234" w14:textId="77777777">
        <w:tc>
          <w:tcPr>
            <w:tcW w:w="2340" w:type="dxa"/>
          </w:tcPr>
          <w:p w14:paraId="65E512F3" w14:textId="77777777" w:rsidR="00AE7DEC" w:rsidRDefault="00000000">
            <w:r>
              <w:lastRenderedPageBreak/>
              <w:t>24</w:t>
            </w:r>
          </w:p>
        </w:tc>
        <w:tc>
          <w:tcPr>
            <w:tcW w:w="2340" w:type="dxa"/>
          </w:tcPr>
          <w:p w14:paraId="2014F1DC" w14:textId="77777777" w:rsidR="00AE7DEC" w:rsidRPr="00F34308" w:rsidRDefault="00000000">
            <w:pPr>
              <w:rPr>
                <w:lang w:val="pl-PL"/>
                <w:rPrChange w:id="219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20" w:author="Mamcarz, Paweł" w:date="2026-10-03T19:50:00Z" w16du:dateUtc="2026-10-03T17:50:00Z">
                  <w:rPr/>
                </w:rPrChange>
              </w:rPr>
              <w:t>Jak liczymy zmianę przy ponownym pomiarze?</w:t>
            </w:r>
          </w:p>
        </w:tc>
        <w:tc>
          <w:tcPr>
            <w:tcW w:w="2340" w:type="dxa"/>
          </w:tcPr>
          <w:p w14:paraId="5E8F48E1" w14:textId="77777777" w:rsidR="00AE7DEC" w:rsidRPr="00F34308" w:rsidRDefault="00000000">
            <w:pPr>
              <w:rPr>
                <w:lang w:val="pl-PL"/>
                <w:rPrChange w:id="221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22" w:author="Mamcarz, Paweł" w:date="2026-10-03T19:50:00Z" w16du:dateUtc="2026-10-03T17:50:00Z">
                  <w:rPr/>
                </w:rPrChange>
              </w:rPr>
              <w:t>To jedyny dowód efektu programu</w:t>
            </w:r>
          </w:p>
        </w:tc>
        <w:tc>
          <w:tcPr>
            <w:tcW w:w="2340" w:type="dxa"/>
          </w:tcPr>
          <w:p w14:paraId="39EBD647" w14:textId="77777777" w:rsidR="00AE7DEC" w:rsidRPr="00F34308" w:rsidRDefault="00000000">
            <w:pPr>
              <w:rPr>
                <w:lang w:val="pl-PL"/>
                <w:rPrChange w:id="223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24" w:author="Mamcarz, Paweł" w:date="2026-10-03T19:50:00Z" w16du:dateUtc="2026-10-03T17:50:00Z">
                  <w:rPr/>
                </w:rPrChange>
              </w:rPr>
              <w:t>Opisana metoda przed i po</w:t>
            </w:r>
          </w:p>
          <w:p w14:paraId="278822E8" w14:textId="77777777" w:rsidR="00A6150C" w:rsidRPr="00F34308" w:rsidRDefault="00000000">
            <w:pPr>
              <w:rPr>
                <w:lang w:val="pl-PL"/>
                <w:rPrChange w:id="225" w:author="Mamcarz, Paweł" w:date="2026-10-03T19:50:00Z" w16du:dateUtc="2026-10-03T17:50:00Z">
                  <w:rPr/>
                </w:rPrChange>
              </w:rPr>
            </w:pPr>
            <w:ins w:id="226" w:author="Paweł Mamcarz" w:date="2026-10-03T12:00:00Z">
              <w:r w:rsidRPr="00F34308">
                <w:rPr>
                  <w:b/>
                  <w:lang w:val="pl-PL"/>
                  <w:rPrChange w:id="227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228" w:author="Mamcarz, Paweł" w:date="2026-10-03T19:50:00Z" w16du:dateUtc="2026-10-03T17:50:00Z">
                    <w:rPr/>
                  </w:rPrChange>
                </w:rPr>
                <w:t>Dziś nie liczymy; funkcja nie istnieje. Dwa uruchomienia modelu to porównanie scenariuszy, nie dowód efektu programu. Do kroku 9 potrzebna osobna metoda przed/po oparta na ankiecie (zespoły objęte i nieobjęte działaniami), zaprojektowana z psychometrą. Język wniosków „zmiana zbiegła się z…” jest zgodny z kontraktem produktu.</w:t>
              </w:r>
            </w:ins>
          </w:p>
          <w:p>
            <w:pPr>
              <w:rPr>
                <w:ins w:id="20023" w:author="Paweł Mamcarz" w:date="2026-10-03T14:00:00Z"/>
              </w:rPr>
            </w:pPr>
            <w:ins w:id="20024" w:author="Paweł Mamcarz" w:date="2026-10-03T14:00:00Z">
              <w:r>
                <w:rPr>
                  <w:b/>
                </w:rPr>
                <w:t xml:space="preserve">Uzupełnienie: </w:t>
              </w:r>
              <w:r>
                <w:rPr/>
                <w:t xml:space="preserve">Faza C protokołu: wyniki pierwotne określone przed wdrożeniem, porównanie w czasie, grupa odniesienia jeśli to możliwe, ROI tylko przy obserwowanych kosztach i efektach. Zaproszenie dla firm przewiduje opcjonalny re-pomiar po 6 miesiącach. W narzędziu tego nie ma, a główny protokół jest przekrojowy. Zał. 2, sekcja 7.</w:t>
              </w:r>
            </w:ins>
          </w:p>
        </w:tc>
      </w:tr>
    </w:tbl>
    <w:p w14:paraId="74EB7926" w14:textId="77777777" w:rsidR="00AE7DEC" w:rsidRDefault="00000000">
      <w:pPr>
        <w:pStyle w:val="Nagwek3"/>
      </w:pPr>
      <w:proofErr w:type="spellStart"/>
      <w:r>
        <w:t>Badanie</w:t>
      </w:r>
      <w:proofErr w:type="spellEnd"/>
      <w:r>
        <w:t xml:space="preserve"> </w:t>
      </w:r>
      <w:proofErr w:type="spellStart"/>
      <w:r>
        <w:t>założycielskie</w:t>
      </w:r>
      <w:proofErr w:type="spellEnd"/>
      <w:r>
        <w:t xml:space="preserve"> ze </w:t>
      </w:r>
      <w:proofErr w:type="spellStart"/>
      <w:r>
        <w:t>sponsorami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:rsidRPr="00F34308" w14:paraId="234F2713" w14:textId="77777777">
        <w:trPr>
          <w:tblHeader/>
        </w:trPr>
        <w:tc>
          <w:tcPr>
            <w:tcW w:w="2340" w:type="dxa"/>
            <w:shd w:val="clear" w:color="auto" w:fill="F2F2F2"/>
          </w:tcPr>
          <w:p w14:paraId="089392DB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20758C30" w14:textId="77777777" w:rsidR="00AE7DEC" w:rsidRDefault="00000000">
            <w:proofErr w:type="spellStart"/>
            <w:r>
              <w:t>Pytanie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88FE2DB" w14:textId="77777777" w:rsidR="00AE7DEC" w:rsidRDefault="00000000">
            <w:proofErr w:type="spellStart"/>
            <w:r>
              <w:t>Dlaczego</w:t>
            </w:r>
            <w:proofErr w:type="spellEnd"/>
            <w:r>
              <w:t xml:space="preserve"> to </w:t>
            </w:r>
            <w:proofErr w:type="spellStart"/>
            <w:r>
              <w:t>ważne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2FEC819" w14:textId="77777777" w:rsidR="00AE7DEC" w:rsidRPr="00F34308" w:rsidRDefault="00000000">
            <w:pPr>
              <w:rPr>
                <w:lang w:val="pl-PL"/>
                <w:rPrChange w:id="229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30" w:author="Mamcarz, Paweł" w:date="2026-10-03T19:50:00Z" w16du:dateUtc="2026-10-03T17:50:00Z">
                  <w:rPr/>
                </w:rPrChange>
              </w:rPr>
              <w:t>Odpowiedź, która pozwala iść dalej</w:t>
            </w:r>
          </w:p>
        </w:tc>
      </w:tr>
      <w:tr w:rsidR="00AE7DEC" w14:paraId="3C004045" w14:textId="77777777">
        <w:tc>
          <w:tcPr>
            <w:tcW w:w="2340" w:type="dxa"/>
          </w:tcPr>
          <w:p w14:paraId="2E9ABC06" w14:textId="77777777" w:rsidR="00AE7DEC" w:rsidRDefault="00000000">
            <w:r>
              <w:t>25</w:t>
            </w:r>
          </w:p>
        </w:tc>
        <w:tc>
          <w:tcPr>
            <w:tcW w:w="2340" w:type="dxa"/>
          </w:tcPr>
          <w:p w14:paraId="012C0DE5" w14:textId="77777777" w:rsidR="00AE7DEC" w:rsidRPr="00F34308" w:rsidRDefault="00000000">
            <w:pPr>
              <w:rPr>
                <w:lang w:val="pl-PL"/>
                <w:rPrChange w:id="231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32" w:author="Mamcarz, Paweł" w:date="2026-10-03T19:50:00Z" w16du:dateUtc="2026-10-03T17:50:00Z">
                  <w:rPr/>
                </w:rPrChange>
              </w:rPr>
              <w:t xml:space="preserve">Co obiecaliśmy sponsorom w projekcie badawczym Kalkulatora (konsultacje, seminarium, badanie </w:t>
            </w:r>
            <w:r w:rsidRPr="00F34308">
              <w:rPr>
                <w:lang w:val="pl-PL"/>
                <w:rPrChange w:id="233" w:author="Mamcarz, Paweł" w:date="2026-10-03T19:50:00Z" w16du:dateUtc="2026-10-03T17:50:00Z">
                  <w:rPr/>
                </w:rPrChange>
              </w:rPr>
              <w:lastRenderedPageBreak/>
              <w:t>założycielskie, raport dla ich firmy)?</w:t>
            </w:r>
          </w:p>
        </w:tc>
        <w:tc>
          <w:tcPr>
            <w:tcW w:w="2340" w:type="dxa"/>
          </w:tcPr>
          <w:p w14:paraId="121DCA42" w14:textId="77777777" w:rsidR="00AE7DEC" w:rsidRPr="00F34308" w:rsidRDefault="00000000">
            <w:pPr>
              <w:rPr>
                <w:lang w:val="pl-PL"/>
                <w:rPrChange w:id="234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35" w:author="Mamcarz, Paweł" w:date="2026-10-03T19:50:00Z" w16du:dateUtc="2026-10-03T17:50:00Z">
                  <w:rPr/>
                </w:rPrChange>
              </w:rPr>
              <w:lastRenderedPageBreak/>
              <w:t>Te obietnice trzeba dowieźć niezależnie od ścieżki</w:t>
            </w:r>
          </w:p>
        </w:tc>
        <w:tc>
          <w:tcPr>
            <w:tcW w:w="2340" w:type="dxa"/>
          </w:tcPr>
          <w:p w14:paraId="1BE50512" w14:textId="77777777" w:rsidR="00AE7DEC" w:rsidRDefault="00000000">
            <w:r>
              <w:t xml:space="preserve">Lista </w:t>
            </w:r>
            <w:proofErr w:type="spellStart"/>
            <w:r>
              <w:t>zobowiązań</w:t>
            </w:r>
            <w:proofErr w:type="spellEnd"/>
            <w:r>
              <w:t xml:space="preserve"> z </w:t>
            </w:r>
            <w:proofErr w:type="spellStart"/>
            <w:r>
              <w:t>terminami</w:t>
            </w:r>
            <w:proofErr w:type="spellEnd"/>
          </w:p>
        </w:tc>
      </w:tr>
      <w:tr w:rsidR="00AE7DEC" w:rsidRPr="00F34308" w14:paraId="17F28C85" w14:textId="77777777">
        <w:tc>
          <w:tcPr>
            <w:tcW w:w="2340" w:type="dxa"/>
          </w:tcPr>
          <w:p w14:paraId="70AE6627" w14:textId="77777777" w:rsidR="00AE7DEC" w:rsidRDefault="00000000">
            <w:r>
              <w:t>26</w:t>
            </w:r>
          </w:p>
        </w:tc>
        <w:tc>
          <w:tcPr>
            <w:tcW w:w="2340" w:type="dxa"/>
          </w:tcPr>
          <w:p w14:paraId="6D91C88C" w14:textId="77777777" w:rsidR="00AE7DEC" w:rsidRPr="00F34308" w:rsidRDefault="00000000">
            <w:pPr>
              <w:rPr>
                <w:lang w:val="pl-PL"/>
                <w:rPrChange w:id="236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37" w:author="Mamcarz, Paweł" w:date="2026-10-03T19:50:00Z" w16du:dateUtc="2026-10-03T17:50:00Z">
                  <w:rPr/>
                </w:rPrChange>
              </w:rPr>
              <w:t>Czy badanie założycielskie może być pierwszym pilotażem ankiety i Kalkulatora?</w:t>
            </w:r>
          </w:p>
        </w:tc>
        <w:tc>
          <w:tcPr>
            <w:tcW w:w="2340" w:type="dxa"/>
          </w:tcPr>
          <w:p w14:paraId="0CC78FBC" w14:textId="77777777" w:rsidR="00AE7DEC" w:rsidRPr="00F34308" w:rsidRDefault="00000000">
            <w:pPr>
              <w:rPr>
                <w:lang w:val="pl-PL"/>
                <w:rPrChange w:id="238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39" w:author="Mamcarz, Paweł" w:date="2026-10-03T19:50:00Z" w16du:dateUtc="2026-10-03T17:50:00Z">
                  <w:rPr/>
                </w:rPrChange>
              </w:rPr>
              <w:t>Oszczędza czas i daje pierwsze dane</w:t>
            </w:r>
          </w:p>
        </w:tc>
        <w:tc>
          <w:tcPr>
            <w:tcW w:w="2340" w:type="dxa"/>
          </w:tcPr>
          <w:p w14:paraId="5EE1CFEC" w14:textId="77777777" w:rsidR="00AE7DEC" w:rsidRPr="00F34308" w:rsidRDefault="00000000">
            <w:pPr>
              <w:rPr>
                <w:lang w:val="pl-PL"/>
                <w:rPrChange w:id="240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41" w:author="Mamcarz, Paweł" w:date="2026-10-03T19:50:00Z" w16du:dateUtc="2026-10-03T17:50:00Z">
                  <w:rPr/>
                </w:rPrChange>
              </w:rPr>
              <w:t>Tak, z tymi samymi zasadami</w:t>
            </w:r>
          </w:p>
          <w:p>
            <w:pPr>
              <w:rPr>
                <w:ins w:id="20025" w:author="Paweł Mamcarz" w:date="2026-10-03T14:00:00Z"/>
              </w:rPr>
            </w:pPr>
            <w:ins w:id="20026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Tak, faza A walidacji może być wspólnym pilotażem ankiety i Kalkulatora, jeśli Fundacja przyjmie jej zasady (firma od 50 FTE, co najmniej 15 respondentów, dane z rejestrów, zgoda). Firmy w badaniu dostają bezpłatny raport indywidualny, co trzeba uzgodnić z modelem ścieżki płatnej. Zał. 2 i 4.</w:t>
              </w:r>
            </w:ins>
          </w:p>
        </w:tc>
      </w:tr>
      <w:tr w:rsidR="00AE7DEC" w:rsidRPr="00F34308" w14:paraId="472DE692" w14:textId="77777777">
        <w:tc>
          <w:tcPr>
            <w:tcW w:w="2340" w:type="dxa"/>
          </w:tcPr>
          <w:p w14:paraId="4F05807D" w14:textId="77777777" w:rsidR="00AE7DEC" w:rsidRDefault="00000000">
            <w:r>
              <w:t>27</w:t>
            </w:r>
          </w:p>
        </w:tc>
        <w:tc>
          <w:tcPr>
            <w:tcW w:w="2340" w:type="dxa"/>
          </w:tcPr>
          <w:p w14:paraId="211F21C4" w14:textId="77777777" w:rsidR="00AE7DEC" w:rsidRPr="00F34308" w:rsidRDefault="00000000">
            <w:pPr>
              <w:rPr>
                <w:lang w:val="pl-PL"/>
                <w:rPrChange w:id="242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43" w:author="Mamcarz, Paweł" w:date="2026-10-03T19:50:00Z" w16du:dateUtc="2026-10-03T17:50:00Z">
                  <w:rPr/>
                </w:rPrChange>
              </w:rPr>
              <w:t xml:space="preserve">Czy nazwa „Ile kosztuje milczenie w Twojej firmie” nie obiecuje </w:t>
            </w:r>
            <w:proofErr w:type="gramStart"/>
            <w:r w:rsidRPr="00F34308">
              <w:rPr>
                <w:lang w:val="pl-PL"/>
                <w:rPrChange w:id="244" w:author="Mamcarz, Paweł" w:date="2026-10-03T19:50:00Z" w16du:dateUtc="2026-10-03T17:50:00Z">
                  <w:rPr/>
                </w:rPrChange>
              </w:rPr>
              <w:t>więcej,</w:t>
            </w:r>
            <w:proofErr w:type="gramEnd"/>
            <w:r w:rsidRPr="00F34308">
              <w:rPr>
                <w:lang w:val="pl-PL"/>
                <w:rPrChange w:id="245" w:author="Mamcarz, Paweł" w:date="2026-10-03T19:50:00Z" w16du:dateUtc="2026-10-03T17:50:00Z">
                  <w:rPr/>
                </w:rPrChange>
              </w:rPr>
              <w:t xml:space="preserve"> niż Kalkulator może dać?</w:t>
            </w:r>
          </w:p>
        </w:tc>
        <w:tc>
          <w:tcPr>
            <w:tcW w:w="2340" w:type="dxa"/>
          </w:tcPr>
          <w:p w14:paraId="425F1453" w14:textId="77777777" w:rsidR="00AE7DEC" w:rsidRDefault="00000000">
            <w:proofErr w:type="spellStart"/>
            <w:r>
              <w:t>Ryzyko</w:t>
            </w:r>
            <w:proofErr w:type="spellEnd"/>
            <w:r>
              <w:t xml:space="preserve"> </w:t>
            </w:r>
            <w:proofErr w:type="spellStart"/>
            <w:r>
              <w:t>rozczarowania</w:t>
            </w:r>
            <w:proofErr w:type="spellEnd"/>
            <w:r>
              <w:t xml:space="preserve"> </w:t>
            </w:r>
            <w:proofErr w:type="spellStart"/>
            <w:r>
              <w:t>klienta</w:t>
            </w:r>
            <w:proofErr w:type="spellEnd"/>
          </w:p>
        </w:tc>
        <w:tc>
          <w:tcPr>
            <w:tcW w:w="2340" w:type="dxa"/>
          </w:tcPr>
          <w:p w14:paraId="549B8FDD" w14:textId="77777777" w:rsidR="00AE7DEC" w:rsidRPr="00F34308" w:rsidRDefault="00000000">
            <w:pPr>
              <w:rPr>
                <w:lang w:val="pl-PL"/>
                <w:rPrChange w:id="246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47" w:author="Mamcarz, Paweł" w:date="2026-10-03T19:50:00Z" w16du:dateUtc="2026-10-03T17:50:00Z">
                  <w:rPr/>
                </w:rPrChange>
              </w:rPr>
              <w:t>Nazwa i opis dopasowane do realnych możliwości</w:t>
            </w:r>
          </w:p>
          <w:p w14:paraId="6EEAF7B6" w14:textId="77777777" w:rsidR="00A6150C" w:rsidRPr="00F34308" w:rsidRDefault="00000000">
            <w:pPr>
              <w:rPr>
                <w:lang w:val="pl-PL"/>
                <w:rPrChange w:id="248" w:author="Mamcarz, Paweł" w:date="2026-10-03T19:50:00Z" w16du:dateUtc="2026-10-03T17:50:00Z">
                  <w:rPr/>
                </w:rPrChange>
              </w:rPr>
            </w:pPr>
            <w:ins w:id="249" w:author="Paweł Mamcarz" w:date="2026-10-03T12:00:00Z">
              <w:r w:rsidRPr="00F34308">
                <w:rPr>
                  <w:b/>
                  <w:lang w:val="pl-PL"/>
                  <w:rPrChange w:id="250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251" w:author="Mamcarz, Paweł" w:date="2026-10-03T19:50:00Z" w16du:dateUtc="2026-10-03T17:50:00Z">
                    <w:rPr/>
                  </w:rPrChange>
                </w:rPr>
                <w:t>Tak, w obecnej formie. Kalkulator pokazuje scenariusz skali, nie koszt ani wycenę. Proponuję nazwę w ofercie: „Scenariusz skali kosztu milczenia”. Do decyzji Fundacji.</w:t>
              </w:r>
            </w:ins>
          </w:p>
        </w:tc>
      </w:tr>
    </w:tbl>
    <w:p w14:paraId="46F346A1" w14:textId="77777777" w:rsidR="00AE7DEC" w:rsidRPr="00F34308" w:rsidRDefault="00000000">
      <w:pPr>
        <w:pStyle w:val="Nagwek2"/>
        <w:rPr>
          <w:lang w:val="pl-PL"/>
          <w:rPrChange w:id="252" w:author="Mamcarz, Paweł" w:date="2026-10-03T19:50:00Z" w16du:dateUtc="2026-10-03T17:50:00Z">
            <w:rPr/>
          </w:rPrChange>
        </w:rPr>
      </w:pPr>
      <w:r w:rsidRPr="00F34308">
        <w:rPr>
          <w:lang w:val="pl-PL"/>
          <w:rPrChange w:id="253" w:author="Mamcarz, Paweł" w:date="2026-10-03T19:50:00Z" w16du:dateUtc="2026-10-03T17:50:00Z">
            <w:rPr/>
          </w:rPrChange>
        </w:rPr>
        <w:t>Pytania o platformę, dane i formalności</w:t>
      </w:r>
    </w:p>
    <w:p w14:paraId="7DE97549" w14:textId="77777777" w:rsidR="00AE7DEC" w:rsidRPr="00F34308" w:rsidRDefault="00000000">
      <w:pPr>
        <w:rPr>
          <w:lang w:val="pl-PL"/>
          <w:rPrChange w:id="254" w:author="Mamcarz, Paweł" w:date="2026-10-03T19:50:00Z" w16du:dateUtc="2026-10-03T17:50:00Z">
            <w:rPr/>
          </w:rPrChange>
        </w:rPr>
      </w:pPr>
      <w:r w:rsidRPr="00F34308">
        <w:rPr>
          <w:lang w:val="pl-PL"/>
          <w:rPrChange w:id="255" w:author="Mamcarz, Paweł" w:date="2026-10-03T19:50:00Z" w16du:dateUtc="2026-10-03T17:50:00Z">
            <w:rPr/>
          </w:rPrChange>
        </w:rPr>
        <w:t>Te pytania rzadko blokują pomysł, ale zatrzymują konkretnego klienta na etapie działu prawnego.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:rsidRPr="00F34308" w14:paraId="06B61F04" w14:textId="77777777">
        <w:trPr>
          <w:tblHeader/>
        </w:trPr>
        <w:tc>
          <w:tcPr>
            <w:tcW w:w="2340" w:type="dxa"/>
            <w:shd w:val="clear" w:color="auto" w:fill="F2F2F2"/>
          </w:tcPr>
          <w:p w14:paraId="004579D1" w14:textId="77777777" w:rsidR="00AE7DEC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045F09FE" w14:textId="77777777" w:rsidR="00AE7DEC" w:rsidRDefault="00000000">
            <w:proofErr w:type="spellStart"/>
            <w:r>
              <w:t>Pytanie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D0EF831" w14:textId="77777777" w:rsidR="00AE7DEC" w:rsidRDefault="00000000">
            <w:proofErr w:type="spellStart"/>
            <w:r>
              <w:t>Dlaczego</w:t>
            </w:r>
            <w:proofErr w:type="spellEnd"/>
            <w:r>
              <w:t xml:space="preserve"> to </w:t>
            </w:r>
            <w:proofErr w:type="spellStart"/>
            <w:r>
              <w:t>ważne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2544A60" w14:textId="77777777" w:rsidR="00AE7DEC" w:rsidRPr="00F34308" w:rsidRDefault="00000000">
            <w:pPr>
              <w:rPr>
                <w:lang w:val="pl-PL"/>
                <w:rPrChange w:id="256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57" w:author="Mamcarz, Paweł" w:date="2026-10-03T19:50:00Z" w16du:dateUtc="2026-10-03T17:50:00Z">
                  <w:rPr/>
                </w:rPrChange>
              </w:rPr>
              <w:t>Odpowiedź, która pozwala iść dalej</w:t>
            </w:r>
          </w:p>
        </w:tc>
      </w:tr>
      <w:tr w:rsidR="00AE7DEC" w:rsidRPr="00F34308" w14:paraId="4B7FD40C" w14:textId="77777777">
        <w:tc>
          <w:tcPr>
            <w:tcW w:w="2340" w:type="dxa"/>
          </w:tcPr>
          <w:p w14:paraId="13D0A3A3" w14:textId="77777777" w:rsidR="00AE7DEC" w:rsidRDefault="00000000">
            <w:r>
              <w:t>28</w:t>
            </w:r>
          </w:p>
        </w:tc>
        <w:tc>
          <w:tcPr>
            <w:tcW w:w="2340" w:type="dxa"/>
          </w:tcPr>
          <w:p w14:paraId="46226D1F" w14:textId="77777777" w:rsidR="00AE7DEC" w:rsidRPr="00F34308" w:rsidRDefault="00000000">
            <w:pPr>
              <w:rPr>
                <w:lang w:val="pl-PL"/>
                <w:rPrChange w:id="258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59" w:author="Mamcarz, Paweł" w:date="2026-10-03T19:50:00Z" w16du:dateUtc="2026-10-03T17:50:00Z">
                  <w:rPr/>
                </w:rPrChange>
              </w:rPr>
              <w:t>Na jakiej platformie zbieramy odpowiedzi? Czy fundacja ma już jakąś licencję?</w:t>
            </w:r>
          </w:p>
        </w:tc>
        <w:tc>
          <w:tcPr>
            <w:tcW w:w="2340" w:type="dxa"/>
          </w:tcPr>
          <w:p w14:paraId="31C10DFD" w14:textId="77777777" w:rsidR="00AE7DEC" w:rsidRPr="00F34308" w:rsidRDefault="00000000">
            <w:pPr>
              <w:rPr>
                <w:lang w:val="pl-PL"/>
                <w:rPrChange w:id="260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61" w:author="Mamcarz, Paweł" w:date="2026-10-03T19:50:00Z" w16du:dateUtc="2026-10-03T17:50:00Z">
                  <w:rPr/>
                </w:rPrChange>
              </w:rPr>
              <w:t>Koszt stały i wizerunek narzędzia</w:t>
            </w:r>
          </w:p>
        </w:tc>
        <w:tc>
          <w:tcPr>
            <w:tcW w:w="2340" w:type="dxa"/>
          </w:tcPr>
          <w:p w14:paraId="56426093" w14:textId="77777777" w:rsidR="00AE7DEC" w:rsidRPr="00F34308" w:rsidRDefault="00000000">
            <w:pPr>
              <w:rPr>
                <w:lang w:val="pl-PL"/>
                <w:rPrChange w:id="262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63" w:author="Mamcarz, Paweł" w:date="2026-10-03T19:50:00Z" w16du:dateUtc="2026-10-03T17:50:00Z">
                  <w:rPr/>
                </w:rPrChange>
              </w:rPr>
              <w:t>Wybrana platforma z hostingiem w UE</w:t>
            </w:r>
          </w:p>
          <w:p>
            <w:pPr>
              <w:rPr>
                <w:ins w:id="20027" w:author="Paweł Mamcarz" w:date="2026-10-03T14:00:00Z"/>
              </w:rPr>
            </w:pPr>
            <w:ins w:id="20028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Działa infrastruktura ankiety: Worker na Cloudflare z magazynem KV (anonimowe odpowiedzi, kody firm, haszowany e-mail zgody, limity zapytań, eksport CSV tylko z tokenem administratora) i czterokrokowy formularz zgłoszenia firmy. Fundacja nie potrzebuje licencji. Bez ustawionej lokalizacji danych w UE i bez automatycznego usuwania po okresie przechowywania; to trzeba wdrożyć albo wybrać inną platformę. Zał. 4.</w:t>
              </w:r>
            </w:ins>
          </w:p>
        </w:tc>
      </w:tr>
      <w:tr w:rsidR="00AE7DEC" w14:paraId="2A657538" w14:textId="77777777">
        <w:tc>
          <w:tcPr>
            <w:tcW w:w="2340" w:type="dxa"/>
          </w:tcPr>
          <w:p w14:paraId="01F6B8BD" w14:textId="77777777" w:rsidR="00AE7DEC" w:rsidRDefault="00000000">
            <w:r>
              <w:t>29</w:t>
            </w:r>
          </w:p>
        </w:tc>
        <w:tc>
          <w:tcPr>
            <w:tcW w:w="2340" w:type="dxa"/>
          </w:tcPr>
          <w:p w14:paraId="7119DF1B" w14:textId="77777777" w:rsidR="00AE7DEC" w:rsidRDefault="00000000">
            <w:r w:rsidRPr="00F34308">
              <w:rPr>
                <w:lang w:val="pl-PL"/>
                <w:rPrChange w:id="264" w:author="Mamcarz, Paweł" w:date="2026-10-03T19:50:00Z" w16du:dateUtc="2026-10-03T17:50:00Z">
                  <w:rPr/>
                </w:rPrChange>
              </w:rPr>
              <w:t xml:space="preserve">Kto w fundacji zbuduje raporty (np. </w:t>
            </w:r>
            <w:r>
              <w:t>Power BI, Looker Studio)?</w:t>
            </w:r>
          </w:p>
        </w:tc>
        <w:tc>
          <w:tcPr>
            <w:tcW w:w="2340" w:type="dxa"/>
          </w:tcPr>
          <w:p w14:paraId="089114B6" w14:textId="77777777" w:rsidR="00AE7DEC" w:rsidRPr="00F34308" w:rsidRDefault="00000000">
            <w:pPr>
              <w:rPr>
                <w:lang w:val="pl-PL"/>
                <w:rPrChange w:id="265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66" w:author="Mamcarz, Paweł" w:date="2026-10-03T19:50:00Z" w16du:dateUtc="2026-10-03T17:50:00Z">
                  <w:rPr/>
                </w:rPrChange>
              </w:rPr>
              <w:t>Raport to produkt, który widzi zarząd klienta</w:t>
            </w:r>
          </w:p>
        </w:tc>
        <w:tc>
          <w:tcPr>
            <w:tcW w:w="2340" w:type="dxa"/>
          </w:tcPr>
          <w:p w14:paraId="40D444F0" w14:textId="77777777" w:rsidR="00AE7DEC" w:rsidRDefault="00000000">
            <w:proofErr w:type="spellStart"/>
            <w:r>
              <w:t>Konkretna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</w:t>
            </w:r>
            <w:proofErr w:type="spellStart"/>
            <w:r>
              <w:t>wykonawca</w:t>
            </w:r>
            <w:proofErr w:type="spellEnd"/>
          </w:p>
          <w:p>
            <w:pPr>
              <w:rPr>
                <w:ins w:id="20029" w:author="Paweł Mamcarz" w:date="2026-10-03T14:00:00Z"/>
              </w:rPr>
            </w:pPr>
            <w:ins w:id="20030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Dziś raporty przygotowuje autor: skrypt wsadowy (CSV na predykcje), wydruk raportu z przeglądarki, analiza statystyczna w R zaplanowana w protokole. Nie ma pulpitu (Power BI, Looker Studio). Fundacja powinna wskazać osobę lub wykonawcę (por. pyt. 37).</w:t>
              </w:r>
            </w:ins>
          </w:p>
        </w:tc>
      </w:tr>
      <w:tr w:rsidR="00AE7DEC" w14:paraId="30821B3A" w14:textId="77777777">
        <w:tc>
          <w:tcPr>
            <w:tcW w:w="2340" w:type="dxa"/>
          </w:tcPr>
          <w:p w14:paraId="114EAA81" w14:textId="77777777" w:rsidR="00AE7DEC" w:rsidRDefault="00000000">
            <w:r>
              <w:t>30</w:t>
            </w:r>
          </w:p>
        </w:tc>
        <w:tc>
          <w:tcPr>
            <w:tcW w:w="2340" w:type="dxa"/>
          </w:tcPr>
          <w:p w14:paraId="11EFE371" w14:textId="77777777" w:rsidR="00AE7DEC" w:rsidRPr="00F34308" w:rsidRDefault="00000000">
            <w:pPr>
              <w:rPr>
                <w:lang w:val="pl-PL"/>
                <w:rPrChange w:id="267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68" w:author="Mamcarz, Paweł" w:date="2026-10-03T19:50:00Z" w16du:dateUtc="2026-10-03T17:50:00Z">
                  <w:rPr/>
                </w:rPrChange>
              </w:rPr>
              <w:t>Czy mamy wzór umowy powierzenia danych i opisane zasady ich przechowywania?</w:t>
            </w:r>
          </w:p>
        </w:tc>
        <w:tc>
          <w:tcPr>
            <w:tcW w:w="2340" w:type="dxa"/>
          </w:tcPr>
          <w:p w14:paraId="3AF531F4" w14:textId="77777777" w:rsidR="00AE7DEC" w:rsidRPr="00F34308" w:rsidRDefault="00000000">
            <w:pPr>
              <w:rPr>
                <w:lang w:val="pl-PL"/>
                <w:rPrChange w:id="269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70" w:author="Mamcarz, Paweł" w:date="2026-10-03T19:50:00Z" w16du:dateUtc="2026-10-03T17:50:00Z">
                  <w:rPr/>
                </w:rPrChange>
              </w:rPr>
              <w:t>Warunek dla działu prawnego klienta</w:t>
            </w:r>
          </w:p>
        </w:tc>
        <w:tc>
          <w:tcPr>
            <w:tcW w:w="2340" w:type="dxa"/>
          </w:tcPr>
          <w:p w14:paraId="6B8A378D" w14:textId="77777777" w:rsidR="00AE7DEC" w:rsidRDefault="00000000">
            <w:proofErr w:type="spellStart"/>
            <w:r>
              <w:t>Wzór</w:t>
            </w:r>
            <w:proofErr w:type="spellEnd"/>
            <w:r>
              <w:t xml:space="preserve"> </w:t>
            </w:r>
            <w:proofErr w:type="spellStart"/>
            <w:r>
              <w:t>gotowy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</w:t>
            </w:r>
            <w:proofErr w:type="spellStart"/>
            <w:r>
              <w:t>zlecony</w:t>
            </w:r>
            <w:proofErr w:type="spellEnd"/>
          </w:p>
          <w:p>
            <w:pPr>
              <w:rPr>
                <w:ins w:id="20031" w:author="Paweł Mamcarz" w:date="2026-10-03T14:00:00Z"/>
              </w:rPr>
            </w:pPr>
            <w:ins w:id="20032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Jest szablon zaproszenia i klauzula RODO dla badania naukowego, z autorem jako administratorem. Wzoru umowy powierzenia nie ma. Projekt zmian dla ścieżki Fundacji i lista decyzji: Zał. 4.</w:t>
              </w:r>
            </w:ins>
          </w:p>
        </w:tc>
      </w:tr>
      <w:tr w:rsidR="00AE7DEC" w14:paraId="5205DAA7" w14:textId="77777777">
        <w:tc>
          <w:tcPr>
            <w:tcW w:w="2340" w:type="dxa"/>
          </w:tcPr>
          <w:p w14:paraId="0A5B556B" w14:textId="77777777" w:rsidR="00AE7DEC" w:rsidRDefault="00000000">
            <w:r>
              <w:lastRenderedPageBreak/>
              <w:t>31</w:t>
            </w:r>
          </w:p>
        </w:tc>
        <w:tc>
          <w:tcPr>
            <w:tcW w:w="2340" w:type="dxa"/>
          </w:tcPr>
          <w:p w14:paraId="6CE89913" w14:textId="77777777" w:rsidR="00AE7DEC" w:rsidRPr="00F34308" w:rsidRDefault="00000000">
            <w:pPr>
              <w:rPr>
                <w:lang w:val="pl-PL"/>
                <w:rPrChange w:id="271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72" w:author="Mamcarz, Paweł" w:date="2026-10-03T19:50:00Z" w16du:dateUtc="2026-10-03T17:50:00Z">
                  <w:rPr/>
                </w:rPrChange>
              </w:rPr>
              <w:t>Czy fundacja ma inspektora ochrony danych albo kogoś, kto za to odpowiada?</w:t>
            </w:r>
          </w:p>
        </w:tc>
        <w:tc>
          <w:tcPr>
            <w:tcW w:w="2340" w:type="dxa"/>
          </w:tcPr>
          <w:p w14:paraId="32455860" w14:textId="77777777" w:rsidR="00AE7DEC" w:rsidRPr="00F34308" w:rsidRDefault="00000000">
            <w:pPr>
              <w:rPr>
                <w:lang w:val="pl-PL"/>
                <w:rPrChange w:id="273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74" w:author="Mamcarz, Paweł" w:date="2026-10-03T19:50:00Z" w16du:dateUtc="2026-10-03T17:50:00Z">
                  <w:rPr/>
                </w:rPrChange>
              </w:rPr>
              <w:t>Pytanie, które klient zada na pewno</w:t>
            </w:r>
          </w:p>
        </w:tc>
        <w:tc>
          <w:tcPr>
            <w:tcW w:w="2340" w:type="dxa"/>
          </w:tcPr>
          <w:p w14:paraId="295C3910" w14:textId="77777777" w:rsidR="00AE7DEC" w:rsidRDefault="00000000">
            <w:proofErr w:type="spellStart"/>
            <w:r>
              <w:t>Wskazana</w:t>
            </w:r>
            <w:proofErr w:type="spellEnd"/>
            <w:r>
              <w:t xml:space="preserve"> </w:t>
            </w:r>
            <w:proofErr w:type="spellStart"/>
            <w:r>
              <w:t>osoba</w:t>
            </w:r>
            <w:proofErr w:type="spellEnd"/>
          </w:p>
          <w:p>
            <w:pPr>
              <w:rPr>
                <w:ins w:id="20033" w:author="Paweł Mamcarz" w:date="2026-10-03T14:00:00Z"/>
              </w:rPr>
            </w:pPr>
            <w:ins w:id="20034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Inspektora ochrony danych w materiałach nie ma. Zaproszenie zawiera stwierdzenie o niskim ryzyku reidentyfikacji, ale odrębnego dokumentu oceny skutków nie znalazłem. Do wskazania w Fundacji. Zał. 4.</w:t>
              </w:r>
            </w:ins>
          </w:p>
        </w:tc>
      </w:tr>
      <w:tr w:rsidR="00AE7DEC" w:rsidRPr="00F34308" w14:paraId="3A7246F2" w14:textId="77777777">
        <w:tc>
          <w:tcPr>
            <w:tcW w:w="2340" w:type="dxa"/>
          </w:tcPr>
          <w:p w14:paraId="45A20937" w14:textId="77777777" w:rsidR="00AE7DEC" w:rsidRDefault="00000000">
            <w:r>
              <w:t>32</w:t>
            </w:r>
          </w:p>
        </w:tc>
        <w:tc>
          <w:tcPr>
            <w:tcW w:w="2340" w:type="dxa"/>
          </w:tcPr>
          <w:p w14:paraId="744866EF" w14:textId="77777777" w:rsidR="00AE7DEC" w:rsidRPr="00F34308" w:rsidRDefault="00000000">
            <w:pPr>
              <w:rPr>
                <w:lang w:val="pl-PL"/>
                <w:rPrChange w:id="275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76" w:author="Mamcarz, Paweł" w:date="2026-10-03T19:50:00Z" w16du:dateUtc="2026-10-03T17:50:00Z">
                  <w:rPr/>
                </w:rPrChange>
              </w:rPr>
              <w:t>Czy statut pozwala na odpłatną sprzedaż usług (działalność gospodarcza lub odpłatna działalność pożytku publicznego)?</w:t>
            </w:r>
          </w:p>
        </w:tc>
        <w:tc>
          <w:tcPr>
            <w:tcW w:w="2340" w:type="dxa"/>
          </w:tcPr>
          <w:p w14:paraId="18A1C481" w14:textId="77777777" w:rsidR="00AE7DEC" w:rsidRPr="00F34308" w:rsidRDefault="00000000">
            <w:pPr>
              <w:rPr>
                <w:lang w:val="pl-PL"/>
                <w:rPrChange w:id="277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78" w:author="Mamcarz, Paweł" w:date="2026-10-03T19:50:00Z" w16du:dateUtc="2026-10-03T17:50:00Z">
                  <w:rPr/>
                </w:rPrChange>
              </w:rPr>
              <w:t>Bez tego nie można wystawić faktury</w:t>
            </w:r>
          </w:p>
        </w:tc>
        <w:tc>
          <w:tcPr>
            <w:tcW w:w="2340" w:type="dxa"/>
          </w:tcPr>
          <w:p w14:paraId="10FC4F13" w14:textId="77777777" w:rsidR="00AE7DEC" w:rsidRPr="00F34308" w:rsidRDefault="00000000">
            <w:pPr>
              <w:rPr>
                <w:lang w:val="pl-PL"/>
                <w:rPrChange w:id="279" w:author="Mamcarz, Paweł" w:date="2026-10-03T19:50:00Z" w16du:dateUtc="2026-10-03T17:50:00Z">
                  <w:rPr/>
                </w:rPrChange>
              </w:rPr>
            </w:pPr>
            <w:proofErr w:type="gramStart"/>
            <w:r w:rsidRPr="00F34308">
              <w:rPr>
                <w:lang w:val="pl-PL"/>
                <w:rPrChange w:id="280" w:author="Mamcarz, Paweł" w:date="2026-10-03T19:50:00Z" w16du:dateUtc="2026-10-03T17:50:00Z">
                  <w:rPr/>
                </w:rPrChange>
              </w:rPr>
              <w:t>Tak,</w:t>
            </w:r>
            <w:proofErr w:type="gramEnd"/>
            <w:r w:rsidRPr="00F34308">
              <w:rPr>
                <w:lang w:val="pl-PL"/>
                <w:rPrChange w:id="281" w:author="Mamcarz, Paweł" w:date="2026-10-03T19:50:00Z" w16du:dateUtc="2026-10-03T17:50:00Z">
                  <w:rPr/>
                </w:rPrChange>
              </w:rPr>
              <w:t xml:space="preserve"> albo plan zmiany statutu</w:t>
            </w:r>
          </w:p>
        </w:tc>
      </w:tr>
      <w:tr w:rsidR="00AE7DEC" w:rsidRPr="00F34308" w14:paraId="7D0ED851" w14:textId="77777777">
        <w:tc>
          <w:tcPr>
            <w:tcW w:w="2340" w:type="dxa"/>
          </w:tcPr>
          <w:p w14:paraId="4D1890D9" w14:textId="77777777" w:rsidR="00AE7DEC" w:rsidRDefault="00000000">
            <w:r>
              <w:t>33</w:t>
            </w:r>
          </w:p>
        </w:tc>
        <w:tc>
          <w:tcPr>
            <w:tcW w:w="2340" w:type="dxa"/>
          </w:tcPr>
          <w:p w14:paraId="4279B3FE" w14:textId="77777777" w:rsidR="00AE7DEC" w:rsidRPr="00F34308" w:rsidRDefault="00000000">
            <w:pPr>
              <w:rPr>
                <w:lang w:val="pl-PL"/>
                <w:rPrChange w:id="282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83" w:author="Mamcarz, Paweł" w:date="2026-10-03T19:50:00Z" w16du:dateUtc="2026-10-03T17:50:00Z">
                  <w:rPr/>
                </w:rPrChange>
              </w:rPr>
              <w:t>Kto jest właścicielem danych z diagnoz i na jakich zasadach używamy ich do benchmarku i rozwoju Kalkulatora?</w:t>
            </w:r>
          </w:p>
        </w:tc>
        <w:tc>
          <w:tcPr>
            <w:tcW w:w="2340" w:type="dxa"/>
          </w:tcPr>
          <w:p w14:paraId="51FAE4F9" w14:textId="77777777" w:rsidR="00AE7DEC" w:rsidRDefault="00000000">
            <w:r>
              <w:t xml:space="preserve">Warunek </w:t>
            </w:r>
            <w:proofErr w:type="spellStart"/>
            <w:r>
              <w:t>budowy</w:t>
            </w:r>
            <w:proofErr w:type="spellEnd"/>
            <w:r>
              <w:t xml:space="preserve"> </w:t>
            </w:r>
            <w:proofErr w:type="spellStart"/>
            <w:r>
              <w:t>poziomu</w:t>
            </w:r>
            <w:proofErr w:type="spellEnd"/>
            <w:r>
              <w:t xml:space="preserve"> 2</w:t>
            </w:r>
          </w:p>
        </w:tc>
        <w:tc>
          <w:tcPr>
            <w:tcW w:w="2340" w:type="dxa"/>
          </w:tcPr>
          <w:p w14:paraId="212F0C29" w14:textId="77777777" w:rsidR="00AE7DEC" w:rsidRPr="00F34308" w:rsidRDefault="00000000">
            <w:pPr>
              <w:rPr>
                <w:lang w:val="pl-PL"/>
                <w:rPrChange w:id="284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85" w:author="Mamcarz, Paweł" w:date="2026-10-03T19:50:00Z" w16du:dateUtc="2026-10-03T17:50:00Z">
                  <w:rPr/>
                </w:rPrChange>
              </w:rPr>
              <w:t>Zapis w umowie z klientem</w:t>
            </w:r>
          </w:p>
          <w:p w14:paraId="24F2435C" w14:textId="77777777" w:rsidR="00A6150C" w:rsidRPr="00F34308" w:rsidRDefault="00000000">
            <w:pPr>
              <w:rPr>
                <w:lang w:val="pl-PL"/>
                <w:rPrChange w:id="286" w:author="Mamcarz, Paweł" w:date="2026-10-03T19:50:00Z" w16du:dateUtc="2026-10-03T17:50:00Z">
                  <w:rPr/>
                </w:rPrChange>
              </w:rPr>
            </w:pPr>
            <w:ins w:id="287" w:author="Paweł Mamcarz" w:date="2026-10-03T12:00:00Z">
              <w:r w:rsidRPr="00F34308">
                <w:rPr>
                  <w:b/>
                  <w:lang w:val="pl-PL"/>
                  <w:rPrChange w:id="288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289" w:author="Mamcarz, Paweł" w:date="2026-10-03T19:50:00Z" w16du:dateUtc="2026-10-03T17:50:00Z">
                    <w:rPr/>
                  </w:rPrChange>
                </w:rPr>
                <w:t>Dziś Kalkulator nie zbiera żadnych danych (obliczenia lokalne w przeglądarce), więc nie ma czego współdzielić. Jeśli dane z diagnoz mają zasilać benchmark, potrzebny jest zapis w umowie z klientem i osobny komponent zbierania (hosting w UE, umowa powierzenia).</w:t>
              </w:r>
            </w:ins>
          </w:p>
          <w:p>
            <w:pPr>
              <w:rPr>
                <w:ins w:id="20035" w:author="Paweł Mamcarz" w:date="2026-10-03T14:00:00Z"/>
              </w:rPr>
            </w:pPr>
            <w:ins w:id="20036" w:author="Paweł Mamcarz" w:date="2026-10-03T14:00:00Z">
              <w:r>
                <w:rPr>
                  <w:b/>
                </w:rPr>
                <w:t xml:space="preserve">Poprawka do odpowiedzi powyżej: </w:t>
              </w:r>
              <w:r>
                <w:rPr/>
                <w:t xml:space="preserve">Sam Kalkulator FNP nie zbiera danych, ale w głównym repozytorium działa Worker ankiety badania walidacyjnego. Zgoda tam obejmuje cel naukowy, 5 lat przechowywania i zanonimizowany zbiór po publikacji. Nie obejmuje użycia danych z płatnych diagnoz do benchmarku ani rozwoju Kalkulatora: to wymaga zapisu w umowie z klientem (krok 10). Zał. 4.</w:t>
              </w:r>
            </w:ins>
          </w:p>
        </w:tc>
      </w:tr>
      <w:tr w:rsidR="00AE7DEC" w14:paraId="26E4C49E" w14:textId="77777777">
        <w:tc>
          <w:tcPr>
            <w:tcW w:w="2340" w:type="dxa"/>
          </w:tcPr>
          <w:p w14:paraId="3D8D8899" w14:textId="77777777" w:rsidR="00AE7DEC" w:rsidRDefault="00000000">
            <w:r>
              <w:t>34</w:t>
            </w:r>
          </w:p>
        </w:tc>
        <w:tc>
          <w:tcPr>
            <w:tcW w:w="2340" w:type="dxa"/>
          </w:tcPr>
          <w:p w14:paraId="79BE2215" w14:textId="77777777" w:rsidR="00AE7DEC" w:rsidRPr="00F34308" w:rsidRDefault="00000000">
            <w:pPr>
              <w:rPr>
                <w:lang w:val="pl-PL"/>
                <w:rPrChange w:id="290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91" w:author="Mamcarz, Paweł" w:date="2026-10-03T19:50:00Z" w16du:dateUtc="2026-10-03T17:50:00Z">
                  <w:rPr/>
                </w:rPrChange>
              </w:rPr>
              <w:t>Czy nazwa „Standard Zaufania Organizacji” jest sprawdzona w UPRP / EUIPO?</w:t>
            </w:r>
          </w:p>
        </w:tc>
        <w:tc>
          <w:tcPr>
            <w:tcW w:w="2340" w:type="dxa"/>
          </w:tcPr>
          <w:p w14:paraId="0E2E6AEE" w14:textId="77777777" w:rsidR="00AE7DEC" w:rsidRDefault="00000000">
            <w:proofErr w:type="spellStart"/>
            <w:r>
              <w:t>Ochrona</w:t>
            </w:r>
            <w:proofErr w:type="spellEnd"/>
            <w:r>
              <w:t xml:space="preserve"> </w:t>
            </w:r>
            <w:proofErr w:type="spellStart"/>
            <w:r>
              <w:t>marki</w:t>
            </w:r>
            <w:proofErr w:type="spellEnd"/>
            <w:r>
              <w:t xml:space="preserve"> </w:t>
            </w:r>
            <w:proofErr w:type="spellStart"/>
            <w:r>
              <w:t>narzędzia</w:t>
            </w:r>
            <w:proofErr w:type="spellEnd"/>
          </w:p>
        </w:tc>
        <w:tc>
          <w:tcPr>
            <w:tcW w:w="2340" w:type="dxa"/>
          </w:tcPr>
          <w:p w14:paraId="25C8E422" w14:textId="77777777" w:rsidR="00AE7DEC" w:rsidRDefault="00000000">
            <w:proofErr w:type="spellStart"/>
            <w:r>
              <w:t>Sprawdzona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</w:t>
            </w:r>
            <w:proofErr w:type="spellStart"/>
            <w:r>
              <w:t>zlecona</w:t>
            </w:r>
            <w:proofErr w:type="spellEnd"/>
          </w:p>
        </w:tc>
      </w:tr>
    </w:tbl>
    <w:p w14:paraId="3157BA31" w14:textId="77777777" w:rsidR="00AE7DEC" w:rsidRPr="00F34308" w:rsidRDefault="00000000">
      <w:pPr>
        <w:pStyle w:val="Nagwek2"/>
        <w:rPr>
          <w:lang w:val="pl-PL"/>
          <w:rPrChange w:id="292" w:author="Mamcarz, Paweł" w:date="2026-10-03T19:50:00Z" w16du:dateUtc="2026-10-03T17:50:00Z">
            <w:rPr/>
          </w:rPrChange>
        </w:rPr>
      </w:pPr>
      <w:r w:rsidRPr="00F34308">
        <w:rPr>
          <w:lang w:val="pl-PL"/>
          <w:rPrChange w:id="293" w:author="Mamcarz, Paweł" w:date="2026-10-03T19:50:00Z" w16du:dateUtc="2026-10-03T17:50:00Z">
            <w:rPr/>
          </w:rPrChange>
        </w:rPr>
        <w:t>Pytania o zasoby, czas i koszty</w:t>
      </w:r>
    </w:p>
    <w:p w14:paraId="0D8EA6A5" w14:textId="77777777" w:rsidR="00AE7DEC" w:rsidRPr="00F34308" w:rsidRDefault="00000000">
      <w:pPr>
        <w:rPr>
          <w:lang w:val="pl-PL"/>
          <w:rPrChange w:id="294" w:author="Mamcarz, Paweł" w:date="2026-10-03T19:50:00Z" w16du:dateUtc="2026-10-03T17:50:00Z">
            <w:rPr/>
          </w:rPrChange>
        </w:rPr>
      </w:pPr>
      <w:r w:rsidRPr="00F34308">
        <w:rPr>
          <w:lang w:val="pl-PL"/>
          <w:rPrChange w:id="295" w:author="Mamcarz, Paweł" w:date="2026-10-03T19:50:00Z" w16du:dateUtc="2026-10-03T17:50:00Z">
            <w:rPr/>
          </w:rPrChange>
        </w:rPr>
        <w:t>Odpowiedzi z tej części decydują, kiedy możemy przyjąć pierwszego klienta i ile kosztuje nas jedna diagnoza.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E7DEC" w:rsidRPr="00F34308" w14:paraId="6D145F0A" w14:textId="77777777">
        <w:trPr>
          <w:tblHeader/>
        </w:trPr>
        <w:tc>
          <w:tcPr>
            <w:tcW w:w="2340" w:type="dxa"/>
            <w:shd w:val="clear" w:color="auto" w:fill="F2F2F2"/>
          </w:tcPr>
          <w:p w14:paraId="349BCE4D" w14:textId="77777777" w:rsidR="00AE7DEC" w:rsidRDefault="00000000">
            <w:r>
              <w:lastRenderedPageBreak/>
              <w:t>#</w:t>
            </w:r>
          </w:p>
        </w:tc>
        <w:tc>
          <w:tcPr>
            <w:tcW w:w="2340" w:type="dxa"/>
            <w:shd w:val="clear" w:color="auto" w:fill="F2F2F2"/>
          </w:tcPr>
          <w:p w14:paraId="584628F4" w14:textId="77777777" w:rsidR="00AE7DEC" w:rsidRDefault="00000000">
            <w:proofErr w:type="spellStart"/>
            <w:r>
              <w:t>Pytanie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69DEF56" w14:textId="77777777" w:rsidR="00AE7DEC" w:rsidRDefault="00000000">
            <w:proofErr w:type="spellStart"/>
            <w:r>
              <w:t>Dlaczego</w:t>
            </w:r>
            <w:proofErr w:type="spellEnd"/>
            <w:r>
              <w:t xml:space="preserve"> to </w:t>
            </w:r>
            <w:proofErr w:type="spellStart"/>
            <w:r>
              <w:t>ważne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3F36FCA" w14:textId="77777777" w:rsidR="00AE7DEC" w:rsidRPr="00F34308" w:rsidRDefault="00000000">
            <w:pPr>
              <w:rPr>
                <w:lang w:val="pl-PL"/>
                <w:rPrChange w:id="296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97" w:author="Mamcarz, Paweł" w:date="2026-10-03T19:50:00Z" w16du:dateUtc="2026-10-03T17:50:00Z">
                  <w:rPr/>
                </w:rPrChange>
              </w:rPr>
              <w:t>Odpowiedź, która pozwala iść dalej</w:t>
            </w:r>
          </w:p>
        </w:tc>
      </w:tr>
      <w:tr w:rsidR="00AE7DEC" w14:paraId="12A6A7CE" w14:textId="77777777">
        <w:tc>
          <w:tcPr>
            <w:tcW w:w="2340" w:type="dxa"/>
          </w:tcPr>
          <w:p w14:paraId="418EE77D" w14:textId="77777777" w:rsidR="00AE7DEC" w:rsidRDefault="00000000">
            <w:r>
              <w:t>35</w:t>
            </w:r>
          </w:p>
        </w:tc>
        <w:tc>
          <w:tcPr>
            <w:tcW w:w="2340" w:type="dxa"/>
          </w:tcPr>
          <w:p w14:paraId="22536C9F" w14:textId="77777777" w:rsidR="00AE7DEC" w:rsidRPr="00F34308" w:rsidRDefault="00000000">
            <w:pPr>
              <w:rPr>
                <w:lang w:val="pl-PL"/>
                <w:rPrChange w:id="298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299" w:author="Mamcarz, Paweł" w:date="2026-10-03T19:50:00Z" w16du:dateUtc="2026-10-03T17:50:00Z">
                  <w:rPr/>
                </w:rPrChange>
              </w:rPr>
              <w:t>Ile czasu zajmie przygotowanie ankiety do pierwszego klienta (mapowanie, pilotaż, walidacja)?</w:t>
            </w:r>
          </w:p>
        </w:tc>
        <w:tc>
          <w:tcPr>
            <w:tcW w:w="2340" w:type="dxa"/>
          </w:tcPr>
          <w:p w14:paraId="757ACACD" w14:textId="77777777" w:rsidR="00AE7DEC" w:rsidRDefault="00000000">
            <w:r>
              <w:t xml:space="preserve">Termin </w:t>
            </w:r>
            <w:proofErr w:type="spellStart"/>
            <w:r>
              <w:t>startu</w:t>
            </w:r>
            <w:proofErr w:type="spellEnd"/>
            <w:r>
              <w:t xml:space="preserve"> </w:t>
            </w:r>
            <w:proofErr w:type="spellStart"/>
            <w:r>
              <w:t>sprzedaży</w:t>
            </w:r>
            <w:proofErr w:type="spellEnd"/>
          </w:p>
        </w:tc>
        <w:tc>
          <w:tcPr>
            <w:tcW w:w="2340" w:type="dxa"/>
          </w:tcPr>
          <w:p w14:paraId="02C31FC6" w14:textId="77777777" w:rsidR="00AE7DEC" w:rsidRDefault="00000000">
            <w:proofErr w:type="spellStart"/>
            <w:r>
              <w:t>Realny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, </w:t>
            </w:r>
            <w:proofErr w:type="spellStart"/>
            <w:r>
              <w:t>najpóźniej</w:t>
            </w:r>
            <w:proofErr w:type="spellEnd"/>
            <w:r>
              <w:t xml:space="preserve"> Q1 2027</w:t>
            </w:r>
          </w:p>
        </w:tc>
      </w:tr>
      <w:tr w:rsidR="00AE7DEC" w14:paraId="32CDB5CE" w14:textId="77777777">
        <w:tc>
          <w:tcPr>
            <w:tcW w:w="2340" w:type="dxa"/>
          </w:tcPr>
          <w:p w14:paraId="1E803825" w14:textId="77777777" w:rsidR="00AE7DEC" w:rsidRDefault="00000000">
            <w:r>
              <w:t>36</w:t>
            </w:r>
          </w:p>
        </w:tc>
        <w:tc>
          <w:tcPr>
            <w:tcW w:w="2340" w:type="dxa"/>
          </w:tcPr>
          <w:p w14:paraId="37F6B7A9" w14:textId="77777777" w:rsidR="00AE7DEC" w:rsidRPr="00F34308" w:rsidRDefault="00000000">
            <w:pPr>
              <w:rPr>
                <w:lang w:val="pl-PL"/>
                <w:rPrChange w:id="300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301" w:author="Mamcarz, Paweł" w:date="2026-10-03T19:50:00Z" w16du:dateUtc="2026-10-03T17:50:00Z">
                  <w:rPr/>
                </w:rPrChange>
              </w:rPr>
              <w:t>Ile czasu zajmie dopracowanie Kalkulatora do pierwszego użycia?</w:t>
            </w:r>
          </w:p>
        </w:tc>
        <w:tc>
          <w:tcPr>
            <w:tcW w:w="2340" w:type="dxa"/>
          </w:tcPr>
          <w:p w14:paraId="0EF0AE88" w14:textId="77777777" w:rsidR="00AE7DEC" w:rsidRDefault="00000000">
            <w:r>
              <w:t xml:space="preserve">Termin </w:t>
            </w:r>
            <w:proofErr w:type="spellStart"/>
            <w:r>
              <w:t>startu</w:t>
            </w:r>
            <w:proofErr w:type="spellEnd"/>
            <w:r>
              <w:t xml:space="preserve"> </w:t>
            </w:r>
            <w:proofErr w:type="spellStart"/>
            <w:r>
              <w:t>sprzedaży</w:t>
            </w:r>
            <w:proofErr w:type="spellEnd"/>
          </w:p>
        </w:tc>
        <w:tc>
          <w:tcPr>
            <w:tcW w:w="2340" w:type="dxa"/>
          </w:tcPr>
          <w:p w14:paraId="42644C9B" w14:textId="77777777" w:rsidR="00AE7DEC" w:rsidRPr="00F34308" w:rsidRDefault="00000000">
            <w:pPr>
              <w:rPr>
                <w:lang w:val="pl-PL"/>
                <w:rPrChange w:id="302" w:author="Mamcarz, Paweł" w:date="2026-10-03T19:50:00Z" w16du:dateUtc="2026-10-03T17:50:00Z">
                  <w:rPr/>
                </w:rPrChange>
              </w:rPr>
            </w:pPr>
            <w:r w:rsidRPr="00F34308">
              <w:rPr>
                <w:lang w:val="pl-PL"/>
                <w:rPrChange w:id="303" w:author="Mamcarz, Paweł" w:date="2026-10-03T19:50:00Z" w16du:dateUtc="2026-10-03T17:50:00Z">
                  <w:rPr/>
                </w:rPrChange>
              </w:rPr>
              <w:t>Realny termin, zgodny z ankietą</w:t>
            </w:r>
          </w:p>
          <w:p w14:paraId="1CDBAECD" w14:textId="77777777" w:rsidR="00A6150C" w:rsidRDefault="00000000">
            <w:ins w:id="304" w:author="Paweł Mamcarz" w:date="2026-10-03T12:00:00Z">
              <w:r w:rsidRPr="00F34308">
                <w:rPr>
                  <w:b/>
                  <w:lang w:val="pl-PL"/>
                  <w:rPrChange w:id="305" w:author="Mamcarz, Paweł" w:date="2026-10-03T19:50:00Z" w16du:dateUtc="2026-10-03T17:50:00Z">
                    <w:rPr>
                      <w:b/>
                    </w:rPr>
                  </w:rPrChange>
                </w:rPr>
                <w:t xml:space="preserve">Odp. Pawła: </w:t>
              </w:r>
              <w:r w:rsidRPr="00F34308">
                <w:rPr>
                  <w:lang w:val="pl-PL"/>
                  <w:rPrChange w:id="306" w:author="Mamcarz, Paweł" w:date="2026-10-03T19:50:00Z" w16du:dateUtc="2026-10-03T17:50:00Z">
                    <w:rPr/>
                  </w:rPrChange>
                </w:rPr>
                <w:t xml:space="preserve">Terminu nie podaję, bo zależy od decyzji nietechnicznych (prawa, powiązanie z ankietą, metoda przed/po). Lista prac: (a) interfejs ankieta–model, (b) metoda przed/po, (c) audyt tabel Ipsos i odniesienia GUS, (d) test na firmie pilotażowej. </w:t>
              </w:r>
              <w:proofErr w:type="spellStart"/>
              <w:r>
                <w:t>Czas</w:t>
              </w:r>
              <w:proofErr w:type="spellEnd"/>
              <w:r>
                <w:t xml:space="preserve"> do </w:t>
              </w:r>
              <w:proofErr w:type="spellStart"/>
              <w:r>
                <w:t>oszacowania</w:t>
              </w:r>
              <w:proofErr w:type="spellEnd"/>
              <w:r>
                <w:t xml:space="preserve"> z </w:t>
              </w:r>
              <w:proofErr w:type="spellStart"/>
              <w:r>
                <w:t>psychometrą</w:t>
              </w:r>
              <w:proofErr w:type="spellEnd"/>
              <w:r>
                <w:t xml:space="preserve"> po </w:t>
              </w:r>
              <w:proofErr w:type="spellStart"/>
              <w:r>
                <w:t>decyzji</w:t>
              </w:r>
              <w:proofErr w:type="spellEnd"/>
              <w:r>
                <w:t xml:space="preserve"> o </w:t>
              </w:r>
              <w:proofErr w:type="spellStart"/>
              <w:r>
                <w:t>zakresie</w:t>
              </w:r>
              <w:proofErr w:type="spellEnd"/>
              <w:r>
                <w:t>.</w:t>
              </w:r>
            </w:ins>
          </w:p>
        </w:tc>
      </w:tr>
      <w:tr w:rsidR="00AE7DEC" w:rsidRPr="00F34308" w14:paraId="20AE992E" w14:textId="77777777">
        <w:tc>
          <w:tcPr>
            <w:tcW w:w="2340" w:type="dxa"/>
          </w:tcPr>
          <w:p w14:paraId="18C476AE" w14:textId="77777777" w:rsidR="00AE7DEC" w:rsidRDefault="00000000">
            <w:r>
              <w:t>37</w:t>
            </w:r>
          </w:p>
        </w:tc>
        <w:tc>
          <w:tcPr>
            <w:tcW w:w="2340" w:type="dxa"/>
          </w:tcPr>
          <w:p w14:paraId="4409B8B1" w14:textId="77777777" w:rsidR="00AE7DEC" w:rsidRPr="00F34308" w:rsidRDefault="00000000">
            <w:pPr>
              <w:rPr>
                <w:lang w:val="pl-PL"/>
                <w:rPrChange w:id="30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308" w:author="Mamcarz, Paweł" w:date="2026-10-03T19:51:00Z" w16du:dateUtc="2026-10-03T17:51:00Z">
                  <w:rPr/>
                </w:rPrChange>
              </w:rPr>
              <w:t>Kto w fundacji odpowiada za analizę danych i pisanie raportu z diagnozy?</w:t>
            </w:r>
          </w:p>
        </w:tc>
        <w:tc>
          <w:tcPr>
            <w:tcW w:w="2340" w:type="dxa"/>
          </w:tcPr>
          <w:p w14:paraId="43FF4314" w14:textId="77777777" w:rsidR="00AE7DEC" w:rsidRDefault="00000000">
            <w:proofErr w:type="spellStart"/>
            <w:r>
              <w:t>Najczęstsze</w:t>
            </w:r>
            <w:proofErr w:type="spellEnd"/>
            <w:r>
              <w:t xml:space="preserve"> </w:t>
            </w:r>
            <w:proofErr w:type="spellStart"/>
            <w:r>
              <w:t>wąskie</w:t>
            </w:r>
            <w:proofErr w:type="spellEnd"/>
            <w:r>
              <w:t xml:space="preserve"> </w:t>
            </w:r>
            <w:proofErr w:type="spellStart"/>
            <w:r>
              <w:t>gardło</w:t>
            </w:r>
            <w:proofErr w:type="spellEnd"/>
          </w:p>
        </w:tc>
        <w:tc>
          <w:tcPr>
            <w:tcW w:w="2340" w:type="dxa"/>
          </w:tcPr>
          <w:p w14:paraId="32BD3BDF" w14:textId="77777777" w:rsidR="00AE7DEC" w:rsidRPr="00F34308" w:rsidRDefault="00000000">
            <w:pPr>
              <w:rPr>
                <w:lang w:val="pl-PL"/>
                <w:rPrChange w:id="309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310" w:author="Mamcarz, Paweł" w:date="2026-10-03T19:51:00Z" w16du:dateUtc="2026-10-03T17:51:00Z">
                  <w:rPr/>
                </w:rPrChange>
              </w:rPr>
              <w:t>Konkretne osoby, co najmniej dwie</w:t>
            </w:r>
          </w:p>
        </w:tc>
      </w:tr>
      <w:tr w:rsidR="00AE7DEC" w14:paraId="55238322" w14:textId="77777777">
        <w:tc>
          <w:tcPr>
            <w:tcW w:w="2340" w:type="dxa"/>
          </w:tcPr>
          <w:p w14:paraId="653731E8" w14:textId="77777777" w:rsidR="00AE7DEC" w:rsidRDefault="00000000">
            <w:r>
              <w:t>38</w:t>
            </w:r>
          </w:p>
        </w:tc>
        <w:tc>
          <w:tcPr>
            <w:tcW w:w="2340" w:type="dxa"/>
          </w:tcPr>
          <w:p w14:paraId="118273F7" w14:textId="77777777" w:rsidR="00AE7DEC" w:rsidRPr="00F34308" w:rsidRDefault="00000000">
            <w:pPr>
              <w:rPr>
                <w:lang w:val="pl-PL"/>
                <w:rPrChange w:id="311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312" w:author="Mamcarz, Paweł" w:date="2026-10-03T19:51:00Z" w16du:dateUtc="2026-10-03T17:51:00Z">
                  <w:rPr/>
                </w:rPrChange>
              </w:rPr>
              <w:t>Ile godzin pracy zajmie jedna diagnoza (od wysyłki ankiety do spotkania z zarządem)?</w:t>
            </w:r>
          </w:p>
        </w:tc>
        <w:tc>
          <w:tcPr>
            <w:tcW w:w="2340" w:type="dxa"/>
          </w:tcPr>
          <w:p w14:paraId="54A786AC" w14:textId="77777777" w:rsidR="00AE7DEC" w:rsidRDefault="00000000">
            <w:proofErr w:type="spellStart"/>
            <w:r>
              <w:t>Podstawa</w:t>
            </w:r>
            <w:proofErr w:type="spellEnd"/>
            <w:r>
              <w:t xml:space="preserve"> </w:t>
            </w:r>
            <w:proofErr w:type="spellStart"/>
            <w:r>
              <w:t>wyceny</w:t>
            </w:r>
            <w:proofErr w:type="spellEnd"/>
          </w:p>
        </w:tc>
        <w:tc>
          <w:tcPr>
            <w:tcW w:w="2340" w:type="dxa"/>
          </w:tcPr>
          <w:p w14:paraId="39E65A50" w14:textId="77777777" w:rsidR="00AE7DEC" w:rsidRDefault="00000000">
            <w:proofErr w:type="spellStart"/>
            <w:r>
              <w:t>Szacunek</w:t>
            </w:r>
            <w:proofErr w:type="spellEnd"/>
            <w:r>
              <w:t xml:space="preserve"> w </w:t>
            </w:r>
            <w:proofErr w:type="spellStart"/>
            <w:r>
              <w:t>godzinach</w:t>
            </w:r>
            <w:proofErr w:type="spellEnd"/>
          </w:p>
        </w:tc>
      </w:tr>
      <w:tr w:rsidR="00AE7DEC" w14:paraId="350B3711" w14:textId="77777777">
        <w:tc>
          <w:tcPr>
            <w:tcW w:w="2340" w:type="dxa"/>
          </w:tcPr>
          <w:p w14:paraId="4E6A818C" w14:textId="77777777" w:rsidR="00AE7DEC" w:rsidRDefault="00000000">
            <w:r>
              <w:t>39</w:t>
            </w:r>
          </w:p>
        </w:tc>
        <w:tc>
          <w:tcPr>
            <w:tcW w:w="2340" w:type="dxa"/>
          </w:tcPr>
          <w:p w14:paraId="66F8BBA9" w14:textId="77777777" w:rsidR="00AE7DEC" w:rsidRPr="00F34308" w:rsidRDefault="00000000">
            <w:pPr>
              <w:rPr>
                <w:lang w:val="pl-PL"/>
                <w:rPrChange w:id="313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314" w:author="Mamcarz, Paweł" w:date="2026-10-03T19:51:00Z" w16du:dateUtc="2026-10-03T17:51:00Z">
                  <w:rPr/>
                </w:rPrChange>
              </w:rPr>
              <w:t>Ile diagnoz możemy realizować równolegle?</w:t>
            </w:r>
          </w:p>
        </w:tc>
        <w:tc>
          <w:tcPr>
            <w:tcW w:w="2340" w:type="dxa"/>
          </w:tcPr>
          <w:p w14:paraId="6F44407F" w14:textId="77777777" w:rsidR="00AE7DEC" w:rsidRDefault="00000000">
            <w:r>
              <w:t xml:space="preserve">Limit </w:t>
            </w:r>
            <w:proofErr w:type="spellStart"/>
            <w:r>
              <w:t>sprzedaży</w:t>
            </w:r>
            <w:proofErr w:type="spellEnd"/>
          </w:p>
        </w:tc>
        <w:tc>
          <w:tcPr>
            <w:tcW w:w="2340" w:type="dxa"/>
          </w:tcPr>
          <w:p w14:paraId="286B3CE0" w14:textId="77777777" w:rsidR="00AE7DEC" w:rsidRDefault="00000000">
            <w:proofErr w:type="spellStart"/>
            <w:r>
              <w:t>Konkretna</w:t>
            </w:r>
            <w:proofErr w:type="spellEnd"/>
            <w:r>
              <w:t xml:space="preserve"> </w:t>
            </w:r>
            <w:proofErr w:type="spellStart"/>
            <w:r>
              <w:t>liczba</w:t>
            </w:r>
            <w:proofErr w:type="spellEnd"/>
          </w:p>
        </w:tc>
      </w:tr>
      <w:tr w:rsidR="00AE7DEC" w14:paraId="22DFF11D" w14:textId="77777777">
        <w:tc>
          <w:tcPr>
            <w:tcW w:w="2340" w:type="dxa"/>
          </w:tcPr>
          <w:p w14:paraId="0A4C4AEA" w14:textId="77777777" w:rsidR="00AE7DEC" w:rsidRDefault="00000000">
            <w:r>
              <w:t>40</w:t>
            </w:r>
          </w:p>
        </w:tc>
        <w:tc>
          <w:tcPr>
            <w:tcW w:w="2340" w:type="dxa"/>
          </w:tcPr>
          <w:p w14:paraId="2BE2AE47" w14:textId="77777777" w:rsidR="00AE7DEC" w:rsidRDefault="00000000">
            <w:r w:rsidRPr="00F34308">
              <w:rPr>
                <w:lang w:val="pl-PL"/>
                <w:rPrChange w:id="315" w:author="Mamcarz, Paweł" w:date="2026-10-03T19:51:00Z" w16du:dateUtc="2026-10-03T17:51:00Z">
                  <w:rPr/>
                </w:rPrChange>
              </w:rPr>
              <w:t xml:space="preserve">Jaki jest koszt przygotowania narzędzi (psychometra, platforma, raporty, </w:t>
            </w:r>
            <w:r w:rsidRPr="00F34308">
              <w:rPr>
                <w:lang w:val="pl-PL"/>
                <w:rPrChange w:id="316" w:author="Mamcarz, Paweł" w:date="2026-10-03T19:51:00Z" w16du:dateUtc="2026-10-03T17:51:00Z">
                  <w:rPr/>
                </w:rPrChange>
              </w:rPr>
              <w:lastRenderedPageBreak/>
              <w:t xml:space="preserve">prawnik)? </w:t>
            </w:r>
            <w:proofErr w:type="spellStart"/>
            <w:r>
              <w:t>Czy</w:t>
            </w:r>
            <w:proofErr w:type="spellEnd"/>
            <w:r>
              <w:t xml:space="preserve"> jest </w:t>
            </w:r>
            <w:proofErr w:type="spellStart"/>
            <w:r>
              <w:t>na</w:t>
            </w:r>
            <w:proofErr w:type="spellEnd"/>
            <w:r>
              <w:t xml:space="preserve"> to </w:t>
            </w:r>
            <w:proofErr w:type="spellStart"/>
            <w:r>
              <w:t>budżet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sponsor?</w:t>
            </w:r>
          </w:p>
        </w:tc>
        <w:tc>
          <w:tcPr>
            <w:tcW w:w="2340" w:type="dxa"/>
          </w:tcPr>
          <w:p w14:paraId="3244A745" w14:textId="77777777" w:rsidR="00AE7DEC" w:rsidRDefault="00000000">
            <w:proofErr w:type="spellStart"/>
            <w:r>
              <w:lastRenderedPageBreak/>
              <w:t>Inwestycja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pierwszym</w:t>
            </w:r>
            <w:proofErr w:type="spellEnd"/>
            <w:r>
              <w:t xml:space="preserve"> </w:t>
            </w:r>
            <w:proofErr w:type="spellStart"/>
            <w:r>
              <w:t>przychodem</w:t>
            </w:r>
            <w:proofErr w:type="spellEnd"/>
          </w:p>
        </w:tc>
        <w:tc>
          <w:tcPr>
            <w:tcW w:w="2340" w:type="dxa"/>
          </w:tcPr>
          <w:p w14:paraId="0ED1D4DE" w14:textId="77777777" w:rsidR="00AE7DEC" w:rsidRDefault="00000000">
            <w:proofErr w:type="spellStart"/>
            <w:r>
              <w:t>Kwota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źródło</w:t>
            </w:r>
            <w:proofErr w:type="spellEnd"/>
            <w:r>
              <w:t xml:space="preserve"> </w:t>
            </w:r>
            <w:proofErr w:type="spellStart"/>
            <w:r>
              <w:t>finansowania</w:t>
            </w:r>
            <w:proofErr w:type="spellEnd"/>
          </w:p>
        </w:tc>
      </w:tr>
      <w:tr w:rsidR="00AE7DEC" w14:paraId="0EEA5355" w14:textId="77777777">
        <w:tc>
          <w:tcPr>
            <w:tcW w:w="2340" w:type="dxa"/>
          </w:tcPr>
          <w:p w14:paraId="04319C50" w14:textId="77777777" w:rsidR="00AE7DEC" w:rsidRDefault="00000000">
            <w:r>
              <w:t>41</w:t>
            </w:r>
          </w:p>
        </w:tc>
        <w:tc>
          <w:tcPr>
            <w:tcW w:w="2340" w:type="dxa"/>
          </w:tcPr>
          <w:p w14:paraId="7E465411" w14:textId="77777777" w:rsidR="00AE7DEC" w:rsidRPr="00F34308" w:rsidRDefault="00000000">
            <w:pPr>
              <w:rPr>
                <w:lang w:val="pl-PL"/>
                <w:rPrChange w:id="317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318" w:author="Mamcarz, Paweł" w:date="2026-10-03T19:51:00Z" w16du:dateUtc="2026-10-03T17:51:00Z">
                  <w:rPr/>
                </w:rPrChange>
              </w:rPr>
              <w:t>Czy któryś ze sponsorów Kalkulatora albo partner konferencji może być pierwszym klientem pilotażowym?</w:t>
            </w:r>
          </w:p>
        </w:tc>
        <w:tc>
          <w:tcPr>
            <w:tcW w:w="2340" w:type="dxa"/>
          </w:tcPr>
          <w:p w14:paraId="6B141A6B" w14:textId="77777777" w:rsidR="00AE7DEC" w:rsidRPr="00F34308" w:rsidRDefault="00000000">
            <w:pPr>
              <w:rPr>
                <w:lang w:val="pl-PL"/>
                <w:rPrChange w:id="319" w:author="Mamcarz, Paweł" w:date="2026-10-03T19:51:00Z" w16du:dateUtc="2026-10-03T17:51:00Z">
                  <w:rPr/>
                </w:rPrChange>
              </w:rPr>
            </w:pPr>
            <w:r w:rsidRPr="00F34308">
              <w:rPr>
                <w:lang w:val="pl-PL"/>
                <w:rPrChange w:id="320" w:author="Mamcarz, Paweł" w:date="2026-10-03T19:51:00Z" w16du:dateUtc="2026-10-03T17:51:00Z">
                  <w:rPr/>
                </w:rPrChange>
              </w:rPr>
              <w:t>Pierwsze dane i pierwszy case</w:t>
            </w:r>
          </w:p>
        </w:tc>
        <w:tc>
          <w:tcPr>
            <w:tcW w:w="2340" w:type="dxa"/>
          </w:tcPr>
          <w:p w14:paraId="7D4659A7" w14:textId="77777777" w:rsidR="00AE7DEC" w:rsidRDefault="00000000">
            <w:proofErr w:type="spellStart"/>
            <w:r>
              <w:t>Wskazana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</w:p>
          <w:p>
            <w:pPr>
              <w:rPr>
                <w:ins w:id="20037" w:author="Paweł Mamcarz" w:date="2026-10-03T14:00:00Z"/>
              </w:rPr>
            </w:pPr>
            <w:ins w:id="20038" w:author="Paweł Mamcarz" w:date="2026-10-03T14:00:00Z">
              <w:r>
                <w:rPr>
                  <w:b/>
                </w:rPr>
                <w:t xml:space="preserve">Odp. Pawła: </w:t>
              </w:r>
              <w:r>
                <w:rPr/>
                <w:t xml:space="preserve">Z perspektywy protokołu firma pilotażowa musi mieć co najmniej 50 FTE, 15 respondentów i 12 miesięcy danych z rejestrów. Czy pilotem może być sponsor lub partner konferencji, decyduje Fundacja (por. rozdzielenie diagnozy i sponsoringu w ścieżce). Zał. 2.</w:t>
              </w:r>
            </w:ins>
          </w:p>
        </w:tc>
      </w:tr>
    </w:tbl>
    <w:p w14:paraId="4E8B9A80" w14:textId="77777777" w:rsidR="00AE7DEC" w:rsidRDefault="00000000">
      <w:pPr>
        <w:pStyle w:val="Nagwek2"/>
      </w:pPr>
      <w:proofErr w:type="spellStart"/>
      <w:r>
        <w:t>Przed</w:t>
      </w:r>
      <w:proofErr w:type="spellEnd"/>
      <w:r>
        <w:t xml:space="preserve"> </w:t>
      </w:r>
      <w:proofErr w:type="spellStart"/>
      <w:r>
        <w:t>spotkaniem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koniec</w:t>
      </w:r>
      <w:proofErr w:type="spellEnd"/>
    </w:p>
    <w:p w14:paraId="5CB30A4C" w14:textId="77777777" w:rsidR="00AE7DEC" w:rsidRDefault="00000000">
      <w:r>
        <w:rPr>
          <w:b/>
        </w:rPr>
        <w:t xml:space="preserve">Do </w:t>
      </w:r>
      <w:proofErr w:type="spellStart"/>
      <w:r>
        <w:rPr>
          <w:b/>
        </w:rPr>
        <w:t>przygotowania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przed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spotkaniem</w:t>
      </w:r>
      <w:proofErr w:type="spellEnd"/>
      <w:r>
        <w:rPr>
          <w:b/>
        </w:rPr>
        <w:t>:</w:t>
      </w:r>
    </w:p>
    <w:p w14:paraId="5B9EF1BB" w14:textId="77777777" w:rsidR="00AE7DEC" w:rsidRDefault="00000000">
      <w:pPr>
        <w:pStyle w:val="Akapitzlist"/>
        <w:numPr>
          <w:ilvl w:val="0"/>
          <w:numId w:val="4"/>
        </w:numPr>
      </w:pPr>
      <w:r>
        <w:t xml:space="preserve">☐ </w:t>
      </w:r>
      <w:proofErr w:type="spellStart"/>
      <w:r>
        <w:t>Kwestionariusz</w:t>
      </w:r>
      <w:proofErr w:type="spellEnd"/>
      <w:r>
        <w:t xml:space="preserve"> </w:t>
      </w:r>
      <w:proofErr w:type="spellStart"/>
      <w:r>
        <w:t>badania</w:t>
      </w:r>
      <w:proofErr w:type="spellEnd"/>
      <w:r>
        <w:t xml:space="preserve"> Ipsos</w:t>
      </w:r>
    </w:p>
    <w:p w14:paraId="7BAC70E4" w14:textId="77777777" w:rsidR="00AE7DEC" w:rsidRPr="00F34308" w:rsidRDefault="00000000">
      <w:pPr>
        <w:pStyle w:val="Akapitzlist"/>
        <w:numPr>
          <w:ilvl w:val="0"/>
          <w:numId w:val="4"/>
        </w:numPr>
        <w:rPr>
          <w:lang w:val="pl-PL"/>
          <w:rPrChange w:id="321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22" w:author="Mamcarz, Paweł" w:date="2026-10-03T19:51:00Z" w16du:dateUtc="2026-10-03T17:51:00Z">
            <w:rPr/>
          </w:rPrChange>
        </w:rPr>
        <w:t>☐ Umowa z Ipsos (zapisy o prawach do pytań i danych)</w:t>
      </w:r>
    </w:p>
    <w:p w14:paraId="2173D27E" w14:textId="77777777" w:rsidR="00AE7DEC" w:rsidRPr="00F34308" w:rsidRDefault="00000000">
      <w:pPr>
        <w:pStyle w:val="Akapitzlist"/>
        <w:numPr>
          <w:ilvl w:val="0"/>
          <w:numId w:val="4"/>
        </w:numPr>
        <w:rPr>
          <w:lang w:val="pl-PL"/>
          <w:rPrChange w:id="323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24" w:author="Mamcarz, Paweł" w:date="2026-10-03T19:51:00Z" w16du:dateUtc="2026-10-03T17:51:00Z">
            <w:rPr/>
          </w:rPrChange>
        </w:rPr>
        <w:t>☐ Informacja, czy fundacja ma surowe dane</w:t>
      </w:r>
    </w:p>
    <w:p w14:paraId="735EE265" w14:textId="77777777" w:rsidR="00AE7DEC" w:rsidRPr="00F34308" w:rsidRDefault="00000000">
      <w:pPr>
        <w:pStyle w:val="Akapitzlist"/>
        <w:numPr>
          <w:ilvl w:val="0"/>
          <w:numId w:val="4"/>
        </w:numPr>
        <w:rPr>
          <w:lang w:val="pl-PL"/>
          <w:rPrChange w:id="325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26" w:author="Mamcarz, Paweł" w:date="2026-10-03T19:51:00Z" w16du:dateUtc="2026-10-03T17:51:00Z">
            <w:rPr/>
          </w:rPrChange>
        </w:rPr>
        <w:t>☐ Aktualny opis lub prototyp Kalkulatora z założeniami</w:t>
      </w:r>
    </w:p>
    <w:p w14:paraId="1A20267E" w14:textId="77777777" w:rsidR="00AE7DEC" w:rsidRPr="00F34308" w:rsidRDefault="00000000">
      <w:pPr>
        <w:pStyle w:val="Akapitzlist"/>
        <w:numPr>
          <w:ilvl w:val="0"/>
          <w:numId w:val="4"/>
        </w:numPr>
        <w:rPr>
          <w:lang w:val="pl-PL"/>
          <w:rPrChange w:id="327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28" w:author="Mamcarz, Paweł" w:date="2026-10-03T19:51:00Z" w16du:dateUtc="2026-10-03T17:51:00Z">
            <w:rPr/>
          </w:rPrChange>
        </w:rPr>
        <w:t>☐ Lista zobowiązań wobec sponsorów projektu Kalkulatora</w:t>
      </w:r>
    </w:p>
    <w:p w14:paraId="5E717588" w14:textId="77777777" w:rsidR="00AE7DEC" w:rsidRPr="00F34308" w:rsidRDefault="00000000">
      <w:pPr>
        <w:pStyle w:val="Akapitzlist"/>
        <w:numPr>
          <w:ilvl w:val="0"/>
          <w:numId w:val="4"/>
        </w:numPr>
        <w:rPr>
          <w:lang w:val="pl-PL"/>
          <w:rPrChange w:id="329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30" w:author="Mamcarz, Paweł" w:date="2026-10-03T19:51:00Z" w16du:dateUtc="2026-10-03T17:51:00Z">
            <w:rPr/>
          </w:rPrChange>
        </w:rPr>
        <w:t>☐ Wyciąg ze statutu dotyczący działalności odpłatnej</w:t>
      </w:r>
    </w:p>
    <w:p w14:paraId="41B6C05E" w14:textId="77777777" w:rsidR="00AE7DEC" w:rsidRPr="00F34308" w:rsidRDefault="00000000">
      <w:pPr>
        <w:pStyle w:val="Akapitzlist"/>
        <w:numPr>
          <w:ilvl w:val="0"/>
          <w:numId w:val="4"/>
        </w:numPr>
        <w:rPr>
          <w:lang w:val="pl-PL"/>
          <w:rPrChange w:id="331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32" w:author="Mamcarz, Paweł" w:date="2026-10-03T19:51:00Z" w16du:dateUtc="2026-10-03T17:51:00Z">
            <w:rPr/>
          </w:rPrChange>
        </w:rPr>
        <w:t>☐ Dokument „Ankieta i Kalkulator – ustalenia robocze” do przeczytania przez uczestników</w:t>
      </w:r>
    </w:p>
    <w:p w14:paraId="1AFEA773" w14:textId="77777777" w:rsidR="00AE7DEC" w:rsidRDefault="00000000">
      <w:proofErr w:type="spellStart"/>
      <w:r>
        <w:rPr>
          <w:b/>
        </w:rPr>
        <w:t>Decyzje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koniec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spotkania</w:t>
      </w:r>
      <w:proofErr w:type="spellEnd"/>
      <w:r>
        <w:rPr>
          <w:b/>
        </w:rPr>
        <w:t>:</w:t>
      </w:r>
    </w:p>
    <w:p w14:paraId="366A9D53" w14:textId="77777777" w:rsidR="00AE7DEC" w:rsidRPr="00F34308" w:rsidRDefault="00000000">
      <w:pPr>
        <w:pStyle w:val="Akapitzlist"/>
        <w:numPr>
          <w:ilvl w:val="0"/>
          <w:numId w:val="5"/>
        </w:numPr>
        <w:rPr>
          <w:lang w:val="pl-PL"/>
          <w:rPrChange w:id="333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34" w:author="Mamcarz, Paweł" w:date="2026-10-03T19:51:00Z" w16du:dateUtc="2026-10-03T17:51:00Z">
            <w:rPr/>
          </w:rPrChange>
        </w:rPr>
        <w:t>Werdykt: idziemy dalej / idziemy dalej z warunkami / nie teraz.</w:t>
      </w:r>
    </w:p>
    <w:p w14:paraId="33225BFC" w14:textId="77777777" w:rsidR="00AE7DEC" w:rsidRPr="00F34308" w:rsidRDefault="00000000">
      <w:pPr>
        <w:pStyle w:val="Akapitzlist"/>
        <w:numPr>
          <w:ilvl w:val="0"/>
          <w:numId w:val="5"/>
        </w:numPr>
        <w:rPr>
          <w:lang w:val="pl-PL"/>
          <w:rPrChange w:id="335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36" w:author="Mamcarz, Paweł" w:date="2026-10-03T19:51:00Z" w16du:dateUtc="2026-10-03T17:51:00Z">
            <w:rPr/>
          </w:rPrChange>
        </w:rPr>
        <w:t>Lista luk z pięciu warunków krytycznych, każda z osobą odpowiedzialną i terminem.</w:t>
      </w:r>
    </w:p>
    <w:p w14:paraId="482F9C6D" w14:textId="77777777" w:rsidR="00AE7DEC" w:rsidRPr="00F34308" w:rsidRDefault="00000000">
      <w:pPr>
        <w:pStyle w:val="Akapitzlist"/>
        <w:numPr>
          <w:ilvl w:val="0"/>
          <w:numId w:val="5"/>
        </w:numPr>
        <w:rPr>
          <w:lang w:val="pl-PL"/>
          <w:rPrChange w:id="337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38" w:author="Mamcarz, Paweł" w:date="2026-10-03T19:51:00Z" w16du:dateUtc="2026-10-03T17:51:00Z">
            <w:rPr/>
          </w:rPrChange>
        </w:rPr>
        <w:t>Kto prowadzi przygotowanie ankiety, a kto Kalkulatora.</w:t>
      </w:r>
    </w:p>
    <w:p w14:paraId="6590DF2E" w14:textId="77777777" w:rsidR="00AE7DEC" w:rsidRPr="00F34308" w:rsidRDefault="00000000">
      <w:pPr>
        <w:pStyle w:val="Akapitzlist"/>
        <w:numPr>
          <w:ilvl w:val="0"/>
          <w:numId w:val="5"/>
        </w:numPr>
        <w:rPr>
          <w:lang w:val="pl-PL"/>
          <w:rPrChange w:id="339" w:author="Mamcarz, Paweł" w:date="2026-10-03T19:51:00Z" w16du:dateUtc="2026-10-03T17:51:00Z">
            <w:rPr/>
          </w:rPrChange>
        </w:rPr>
      </w:pPr>
      <w:r w:rsidRPr="00F34308">
        <w:rPr>
          <w:lang w:val="pl-PL"/>
          <w:rPrChange w:id="340" w:author="Mamcarz, Paweł" w:date="2026-10-03T19:51:00Z" w16du:dateUtc="2026-10-03T17:51:00Z">
            <w:rPr/>
          </w:rPrChange>
        </w:rPr>
        <w:t>Termin pilotażu i firma pilotażowa.</w:t>
      </w:r>
    </w:p>
    <w:p w14:paraId="01CEE2E6" w14:textId="77777777" w:rsidR="00AE7DEC" w:rsidRDefault="00000000">
      <w:pPr>
        <w:pStyle w:val="Akapitzlist"/>
        <w:numPr>
          <w:ilvl w:val="0"/>
          <w:numId w:val="5"/>
        </w:numPr>
      </w:pPr>
      <w:r>
        <w:t xml:space="preserve">Termin </w:t>
      </w:r>
      <w:proofErr w:type="spellStart"/>
      <w:r>
        <w:t>kolejnego</w:t>
      </w:r>
      <w:proofErr w:type="spellEnd"/>
      <w:r>
        <w:t xml:space="preserve"> </w:t>
      </w:r>
      <w:proofErr w:type="spellStart"/>
      <w:r>
        <w:t>spotkania</w:t>
      </w:r>
      <w:proofErr w:type="spellEnd"/>
      <w:r>
        <w:t xml:space="preserve"> </w:t>
      </w:r>
      <w:proofErr w:type="spellStart"/>
      <w:r>
        <w:t>kontrolnego</w:t>
      </w:r>
      <w:proofErr w:type="spellEnd"/>
      <w:r>
        <w:t>.</w:t>
      </w:r>
    </w:p>
    <w:p w14:paraId="78E33657" w14:textId="77777777" w:rsidR="00AE7DEC" w:rsidRPr="00F34308" w:rsidRDefault="00000000">
      <w:pPr>
        <w:rPr>
          <w:lang w:val="pl-PL"/>
          <w:rPrChange w:id="341" w:author="Mamcarz, Paweł" w:date="2026-10-03T19:51:00Z" w16du:dateUtc="2026-10-03T17:51:00Z">
            <w:rPr/>
          </w:rPrChange>
        </w:rPr>
      </w:pPr>
      <w:r w:rsidRPr="00F34308">
        <w:rPr>
          <w:b/>
          <w:lang w:val="pl-PL"/>
          <w:rPrChange w:id="342" w:author="Mamcarz, Paweł" w:date="2026-10-03T19:51:00Z" w16du:dateUtc="2026-10-03T17:51:00Z">
            <w:rPr>
              <w:b/>
            </w:rPr>
          </w:rPrChange>
        </w:rPr>
        <w:t>Przejrzystość:</w:t>
      </w:r>
      <w:r w:rsidRPr="00F34308">
        <w:rPr>
          <w:lang w:val="pl-PL"/>
          <w:rPrChange w:id="343" w:author="Mamcarz, Paweł" w:date="2026-10-03T19:51:00Z" w16du:dateUtc="2026-10-03T17:51:00Z">
            <w:rPr/>
          </w:rPrChange>
        </w:rPr>
        <w:t xml:space="preserve"> pytania wynikają z naszych dotychczasowych ustaleń i materiałów fundacji. Progi (liczba pytań, wielkość pilotażu, termin Q1 2027) to propozycje do potwierdzenia na spotkaniu.</w:t>
      </w:r>
    </w:p>
    <w:p>
      <w:pPr>
        <w:rPr>
          <w:ins w:id="20043" w:author="Paweł Mamcarz" w:date="2026-10-03T14:00:00Z"/>
        </w:rPr>
      </w:pPr>
      <w:ins w:id="20044" w:author="Paweł Mamcarz" w:date="2026-10-03T14:00:00Z">
        <w:r>
          <w:rPr>
            <w:b/>
          </w:rPr>
          <w:t xml:space="preserve">Załączniki: </w:t>
        </w:r>
        <w:r>
          <w:rPr/>
          <w:t xml:space="preserve">1. Założenia Kalkulatora i ich status; 2. Protokół walidacji ankiety i Kalkulatora; 3. Formularz danych firmy; 4. Zgoda i informacja o danych (projekt, do weryfikacji prawnej). Pliki w katalogu dla-fundacji.</w:t>
        </w:r>
      </w:ins>
    </w:p>
    <w:sectPr w:rsidR="00AE7DEC" w:rsidRPr="00F34308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147EFC"/>
    <w:multiLevelType w:val="hybridMultilevel"/>
    <w:tmpl w:val="CE94B992"/>
    <w:lvl w:ilvl="0" w:tplc="9E665004">
      <w:start w:val="1"/>
      <w:numFmt w:val="bullet"/>
      <w:lvlText w:val="•"/>
      <w:lvlJc w:val="left"/>
      <w:pPr>
        <w:ind w:left="720" w:hanging="360"/>
      </w:pPr>
    </w:lvl>
    <w:lvl w:ilvl="1" w:tplc="0BFE8E32">
      <w:start w:val="1"/>
      <w:numFmt w:val="bullet"/>
      <w:lvlText w:val="o"/>
      <w:lvlJc w:val="left"/>
      <w:pPr>
        <w:ind w:left="1440" w:hanging="360"/>
      </w:pPr>
    </w:lvl>
    <w:lvl w:ilvl="2" w:tplc="7B3C1D1E">
      <w:start w:val="1"/>
      <w:numFmt w:val="bullet"/>
      <w:lvlText w:val="▪"/>
      <w:lvlJc w:val="left"/>
      <w:pPr>
        <w:ind w:left="2160" w:hanging="360"/>
      </w:pPr>
    </w:lvl>
    <w:lvl w:ilvl="3" w:tplc="6F0E0CFE">
      <w:start w:val="1"/>
      <w:numFmt w:val="bullet"/>
      <w:lvlText w:val="•"/>
      <w:lvlJc w:val="left"/>
      <w:pPr>
        <w:ind w:left="2880" w:hanging="360"/>
      </w:pPr>
    </w:lvl>
    <w:lvl w:ilvl="4" w:tplc="BA34CC20">
      <w:start w:val="1"/>
      <w:numFmt w:val="bullet"/>
      <w:lvlText w:val="o"/>
      <w:lvlJc w:val="left"/>
      <w:pPr>
        <w:ind w:left="3600" w:hanging="360"/>
      </w:pPr>
    </w:lvl>
    <w:lvl w:ilvl="5" w:tplc="8A6AAAEC">
      <w:start w:val="1"/>
      <w:numFmt w:val="bullet"/>
      <w:lvlText w:val="▪"/>
      <w:lvlJc w:val="left"/>
      <w:pPr>
        <w:ind w:left="4320" w:hanging="360"/>
      </w:pPr>
    </w:lvl>
    <w:lvl w:ilvl="6" w:tplc="AF2A5CD4">
      <w:start w:val="1"/>
      <w:numFmt w:val="bullet"/>
      <w:lvlText w:val="•"/>
      <w:lvlJc w:val="left"/>
      <w:pPr>
        <w:ind w:left="5040" w:hanging="360"/>
      </w:pPr>
    </w:lvl>
    <w:lvl w:ilvl="7" w:tplc="A692A690">
      <w:start w:val="1"/>
      <w:numFmt w:val="bullet"/>
      <w:lvlText w:val="o"/>
      <w:lvlJc w:val="left"/>
      <w:pPr>
        <w:ind w:left="5760" w:hanging="360"/>
      </w:pPr>
    </w:lvl>
    <w:lvl w:ilvl="8" w:tplc="76F044F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BC065D4"/>
    <w:multiLevelType w:val="hybridMultilevel"/>
    <w:tmpl w:val="94E248C4"/>
    <w:lvl w:ilvl="0" w:tplc="1668F75C">
      <w:start w:val="1"/>
      <w:numFmt w:val="decimal"/>
      <w:lvlText w:val="%1."/>
      <w:lvlJc w:val="left"/>
      <w:pPr>
        <w:ind w:left="720" w:hanging="360"/>
      </w:pPr>
    </w:lvl>
    <w:lvl w:ilvl="1" w:tplc="49747D6C">
      <w:start w:val="1"/>
      <w:numFmt w:val="lowerLetter"/>
      <w:lvlText w:val="%2."/>
      <w:lvlJc w:val="left"/>
      <w:pPr>
        <w:ind w:left="1440" w:hanging="360"/>
      </w:pPr>
    </w:lvl>
    <w:lvl w:ilvl="2" w:tplc="3710E5D2">
      <w:start w:val="1"/>
      <w:numFmt w:val="lowerRoman"/>
      <w:lvlText w:val="%3."/>
      <w:lvlJc w:val="left"/>
      <w:pPr>
        <w:ind w:left="2160" w:hanging="360"/>
      </w:pPr>
    </w:lvl>
    <w:lvl w:ilvl="3" w:tplc="2BC461B8">
      <w:start w:val="1"/>
      <w:numFmt w:val="decimal"/>
      <w:lvlText w:val="%4."/>
      <w:lvlJc w:val="left"/>
      <w:pPr>
        <w:ind w:left="2880" w:hanging="360"/>
      </w:pPr>
    </w:lvl>
    <w:lvl w:ilvl="4" w:tplc="5D18B9B2">
      <w:start w:val="1"/>
      <w:numFmt w:val="lowerLetter"/>
      <w:lvlText w:val="%5."/>
      <w:lvlJc w:val="left"/>
      <w:pPr>
        <w:ind w:left="3600" w:hanging="360"/>
      </w:pPr>
    </w:lvl>
    <w:lvl w:ilvl="5" w:tplc="64545838">
      <w:start w:val="1"/>
      <w:numFmt w:val="lowerRoman"/>
      <w:lvlText w:val="%6."/>
      <w:lvlJc w:val="left"/>
      <w:pPr>
        <w:ind w:left="4320" w:hanging="360"/>
      </w:pPr>
    </w:lvl>
    <w:lvl w:ilvl="6" w:tplc="DDD85142">
      <w:start w:val="1"/>
      <w:numFmt w:val="decimal"/>
      <w:lvlText w:val="%7."/>
      <w:lvlJc w:val="left"/>
      <w:pPr>
        <w:ind w:left="5040" w:hanging="360"/>
      </w:pPr>
    </w:lvl>
    <w:lvl w:ilvl="7" w:tplc="B19E9968">
      <w:start w:val="1"/>
      <w:numFmt w:val="lowerLetter"/>
      <w:lvlText w:val="%8."/>
      <w:lvlJc w:val="left"/>
      <w:pPr>
        <w:ind w:left="5760" w:hanging="360"/>
      </w:pPr>
    </w:lvl>
    <w:lvl w:ilvl="8" w:tplc="AA68C12E">
      <w:start w:val="1"/>
      <w:numFmt w:val="lowerRoman"/>
      <w:lvlText w:val="%9."/>
      <w:lvlJc w:val="left"/>
      <w:pPr>
        <w:ind w:left="6480" w:hanging="360"/>
      </w:pPr>
    </w:lvl>
  </w:abstractNum>
  <w:num w:numId="1" w16cid:durableId="665402723">
    <w:abstractNumId w:val="0"/>
  </w:num>
  <w:num w:numId="2" w16cid:durableId="695350532">
    <w:abstractNumId w:val="0"/>
  </w:num>
  <w:num w:numId="3" w16cid:durableId="684477928">
    <w:abstractNumId w:val="0"/>
  </w:num>
  <w:num w:numId="4" w16cid:durableId="1072586798">
    <w:abstractNumId w:val="0"/>
  </w:num>
  <w:num w:numId="5" w16cid:durableId="1168596358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amcarz, Paweł">
    <w15:presenceInfo w15:providerId="AD" w15:userId="S::Pawel.Mamcarz2@all-for-one.com::dd993f53-3e3b-461e-983e-a5aa4bb703e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EC"/>
    <w:rsid w:val="00470234"/>
    <w:rsid w:val="00816EE2"/>
    <w:rsid w:val="00A6150C"/>
    <w:rsid w:val="00AE7DEC"/>
    <w:rsid w:val="00F3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1ADAC"/>
  <w15:docId w15:val="{6A84469B-0007-2346-84B7-A0EBE281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prawka">
    <w:name w:val="Revision"/>
    <w:hidden/>
    <w:uiPriority w:val="99"/>
    <w:semiHidden/>
    <w:rsid w:val="00F343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2210</Words>
  <Characters>12802</Characters>
  <Application>Microsoft Office Word</Application>
  <DocSecurity>0</DocSecurity>
  <Lines>800</Lines>
  <Paragraphs>349</Paragraphs>
  <ScaleCrop>false</ScaleCrop>
  <Company/>
  <LinksUpToDate>false</LinksUpToDate>
  <CharactersWithSpaces>14663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na spotkanie – ankieta i Kalkulator</dc:title>
  <dc:description>Claude Docs node/e4ef1ec6-4852@15 docx-w6</dc:description>
  <cp:lastModifiedBy>Mamcarz, Paweł</cp:lastModifiedBy>
  <cp:revision>3</cp:revision>
  <dcterms:created xsi:type="dcterms:W3CDTF">2026-10-03T17:36:00Z</dcterms:created>
  <dcterms:modified xsi:type="dcterms:W3CDTF">2026-10-03T17:54:00Z</dcterms:modified>
</cp:coreProperties>
</file>